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7A8C"/>
          <w:sz w:val="22"/>
          <w:szCs w:val="22"/>
        </w:rPr>
        <w:t xml:space="preserve">ITE COLLEGE WEST  ×  MALTEM  |  FACILITATOR USE ONLY</w:t>
      </w:r>
    </w:p>
    <w:p>
      <w:pPr>
        <w:spacing w:after="120"/>
      </w:pPr>
      <w:r>
        <w:rPr>
          <w:b/>
          <w:bCs/>
          <w:color w:val="1F3A5F"/>
          <w:sz w:val="56"/>
          <w:szCs w:val="56"/>
        </w:rPr>
        <w:t xml:space="preserve">Day 1 Facilitation Kit</w:t>
      </w:r>
    </w:p>
    <w:p>
      <w:pPr>
        <w:spacing w:after="480"/>
      </w:pPr>
      <w:r>
        <w:rPr>
          <w:color w:val="1F3A5F"/>
          <w:sz w:val="32"/>
          <w:szCs w:val="32"/>
        </w:rPr>
        <w:t xml:space="preserve">Foundations, Ingestion &amp; AI-Assisted Engineering</w:t>
      </w:r>
    </w:p>
    <w:p>
      <w:pPr>
        <w:spacing w:after="1400"/>
      </w:pPr>
      <w:r>
        <w:rPr>
          <w:i/>
          <w:iCs/>
          <w:color w:val="555555"/>
          <w:sz w:val="22"/>
          <w:szCs w:val="22"/>
        </w:rPr>
        <w:t xml:space="preserve">Slide deck content, end-to-end facilitator script, and asset and preparation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val="false"/>
        </w:trPr>
        <w:tc>
          <w:tcPr>
            <w:tcW w:type="dxa" w:w="22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Programme</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Production-Ready Data Pipelines: 3-Day Train-the-Trainer</w:t>
            </w:r>
          </w:p>
        </w:tc>
      </w:tr>
      <w:tr>
        <w:trPr>
          <w:cantSplit/>
          <w:tblHeader w:val="false"/>
        </w:trPr>
        <w:tc>
          <w:tcPr>
            <w:tcW w:type="dxa" w:w="22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Day</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Day 1 of 3, 9:00 AM – 5:00 PM</w:t>
            </w:r>
          </w:p>
        </w:tc>
      </w:tr>
      <w:tr>
        <w:trPr>
          <w:cantSplit/>
          <w:tblHeader w:val="false"/>
        </w:trPr>
        <w:tc>
          <w:tcPr>
            <w:tcW w:type="dxa" w:w="22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Venue</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Room 5303, Block 5, Level 3, ITE College West</w:t>
            </w:r>
          </w:p>
        </w:tc>
      </w:tr>
      <w:tr>
        <w:trPr>
          <w:cantSplit/>
          <w:tblHeader w:val="false"/>
        </w:trPr>
        <w:tc>
          <w:tcPr>
            <w:tcW w:type="dxa" w:w="22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Facilitator</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Mahesh Kumar Paik</w:t>
            </w:r>
          </w:p>
        </w:tc>
      </w:tr>
      <w:tr>
        <w:trPr>
          <w:cantSplit/>
          <w:tblHeader w:val="false"/>
        </w:trPr>
        <w:tc>
          <w:tcPr>
            <w:tcW w:type="dxa" w:w="22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Status</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del w:id="9001" w:author="Claude" w:date="2026-09-29T00:00:00Z">
              <w:r>
                <w:rPr>
                  <w:b w:val="false"/>
                  <w:bCs w:val="false"/>
                  <w:sz w:val="19"/>
                  <w:szCs w:val="19"/>
                </w:rPr>
                <w:delText xml:space="preserve">Draft v0.1 for facilitator review</w:delText>
              </w:r>
            </w:del>
            <w:ins w:id="9002" w:author="Claude" w:date="2026-09-29T00:00:00Z">
              <w:r>
                <w:rPr>
                  <w:b w:val="false"/>
                  <w:bCs w:val="false"/>
                  <w:sz w:val="19"/>
                  <w:szCs w:val="19"/>
                </w:rPr>
                <w:t xml:space="preserve">Draft v0.2 for facilitator review</w:t>
              </w:r>
            </w:ins>
          </w:p>
        </w:tc>
      </w:tr>
    </w:tbl>
    <w:p>
      <w:pPr>
        <w:spacing w:after="60"/>
      </w:pPr>
    </w:p>
    <w:p>
      <w:pPr>
        <w:pStyle w:val="Heading1"/>
        <w:pageBreakBefore/>
      </w:pPr>
      <w:r>
        <w:t xml:space="preserve">How to Use This Kit</w:t>
      </w:r>
    </w:p>
    <w:p>
      <w:pPr>
        <w:spacing w:after="120"/>
      </w:pPr>
      <w:r>
        <w:t xml:space="preserve">The kit has three parts that work together. Slide numbers are the same in every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cantSplit/>
          <w:tblHeader/>
        </w:trPr>
        <w:tc>
          <w:tcPr>
            <w:tcW w:type="dxa" w:w="23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Part</w:t>
            </w:r>
          </w:p>
        </w:tc>
        <w:tc>
          <w:tcPr>
            <w:tcW w:type="dxa" w:w="3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What it is</w:t>
            </w:r>
          </w:p>
        </w:tc>
        <w:tc>
          <w:tcPr>
            <w:tcW w:type="dxa" w:w="30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Use it</w:t>
            </w:r>
          </w:p>
        </w:tc>
      </w:tr>
      <w:tr>
        <w:trPr>
          <w:cantSplit/>
          <w:tblHeader w:val="false"/>
        </w:trPr>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A. Slide deck content</w:t>
            </w:r>
          </w:p>
        </w:tc>
        <w:tc>
          <w:tcPr>
            <w:tcW w:type="dxa" w:w="3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43 slides: headline, on-slide copy, visual and layout, speaker notes</w:t>
            </w:r>
          </w:p>
        </w:tc>
        <w:tc>
          <w:tcPr>
            <w:tcW w:type="dxa" w:w="3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To build Slide deck 1, and as speaker notes inside the file</w:t>
            </w:r>
          </w:p>
        </w:tc>
      </w:tr>
      <w:tr>
        <w:trPr>
          <w:cantSplit/>
          <w:tblHeader w:val="false"/>
        </w:trPr>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B. Facilitator script</w:t>
            </w:r>
          </w:p>
        </w:tc>
        <w:tc>
          <w:tcPr>
            <w:tcW w:type="dxa" w:w="3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Minute-by-minute talk track with actions, questions and transitions</w:t>
            </w:r>
          </w:p>
        </w:tc>
        <w:tc>
          <w:tcPr>
            <w:tcW w:type="dxa" w:w="3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Rehearse from it the night before; keep it on a tablet or second screen on the day</w:t>
            </w:r>
          </w:p>
        </w:tc>
      </w:tr>
      <w:tr>
        <w:trPr>
          <w:cantSplit/>
          <w:tblHeader w:val="false"/>
        </w:trPr>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C. Asset and preparation checklist</w:t>
            </w:r>
          </w:p>
        </w:tc>
        <w:tc>
          <w:tcPr>
            <w:tcW w:type="dxa" w:w="3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Everything to build, deploy or bring, by session</w:t>
            </w:r>
          </w:p>
        </w:tc>
        <w:tc>
          <w:tcPr>
            <w:tcW w:type="dxa" w:w="30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Work through it on the two days before Day 1, and again at 8:25 on the morning</w:t>
            </w:r>
          </w:p>
        </w:tc>
      </w:tr>
    </w:tbl>
    <w:p>
      <w:pPr>
        <w:spacing w:after="60"/>
      </w:pPr>
    </w:p>
    <w:p>
      <w:pPr>
        <w:pStyle w:val="Heading2"/>
      </w:pPr>
      <w:r>
        <w:t xml:space="preserve">Reading the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Cue</w:t>
            </w:r>
          </w:p>
        </w:tc>
        <w:tc>
          <w:tcPr>
            <w:tcW w:type="dxa" w:w="72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Meaning</w:t>
            </w:r>
          </w:p>
        </w:tc>
      </w:tr>
      <w:tr>
        <w:trPr>
          <w:cantSplit/>
          <w:tblHeader w:val="false"/>
        </w:trP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SAY</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Talk track. Read it, or put it in your own words. Square brackets mark something only you can fill in.</w:t>
            </w:r>
          </w:p>
        </w:tc>
      </w:tr>
      <w:tr>
        <w:trPr>
          <w:cantSplit/>
          <w:tblHeader w:val="false"/>
        </w:trP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DO</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An action: switch screen, walk the room, run a command.</w:t>
            </w:r>
          </w:p>
        </w:tc>
      </w:tr>
      <w:tr>
        <w:trPr>
          <w:cantSplit/>
          <w:tblHeader w:val="false"/>
        </w:trP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ASK</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 question for the room. Wait for answers; don't answer it yourself.</w:t>
            </w:r>
          </w:p>
        </w:tc>
      </w:tr>
      <w:tr>
        <w:trPr>
          <w:cantSplit/>
          <w:tblHeader w:val="false"/>
        </w:trP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WATCH FOR</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problem most likely to happen at that point, and how to handle it.</w:t>
            </w:r>
          </w:p>
        </w:tc>
      </w:tr>
      <w:tr>
        <w:trPr>
          <w:cantSplit/>
          <w:tblHeader w:val="false"/>
        </w:trP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NOTE</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Facilitator-only information, such as an answer key.</w:t>
            </w:r>
          </w:p>
        </w:tc>
      </w:tr>
      <w:tr>
        <w:trPr>
          <w:cantSplit/>
          <w:tblHeader w:val="false"/>
        </w:trP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bCs/>
                <w:sz w:val="19"/>
                <w:szCs w:val="19"/>
              </w:rPr>
              <w:t xml:space="preserve">TRANSITION</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line that moves the room to the next session.</w:t>
            </w:r>
          </w:p>
        </w:tc>
      </w:tr>
    </w:tbl>
    <w:p>
      <w:pPr>
        <w:spacing w:after="60"/>
      </w:pPr>
    </w:p>
    <w:p>
      <w:pPr>
        <w:pStyle w:val="Heading2"/>
      </w:pPr>
      <w:r>
        <w:t xml:space="preserve">Design choices</w:t>
      </w:r>
    </w:p>
    <w:p>
      <w:pPr>
        <w:pStyle w:val="ListParagraph"/>
        <w:numPr>
          <w:ilvl w:val="0"/>
          <w:numId w:val="2"/>
        </w:numPr>
        <w:spacing w:after="60"/>
      </w:pPr>
      <w:r>
        <w:rPr>
          <w:b/>
          <w:bCs/>
        </w:rPr>
        <w:t xml:space="preserve">Headlines make a claim, not a topic.</w:t>
      </w:r>
      <w:r>
        <w:t xml:space="preserve"> "ELT replaced ETL because storage became cheap" rather than "ETL vs ELT". Each headline is the point the room should remember from that slide.</w:t>
      </w:r>
    </w:p>
    <w:p>
      <w:pPr>
        <w:pStyle w:val="ListParagraph"/>
        <w:numPr>
          <w:ilvl w:val="0"/>
          <w:numId w:val="2"/>
        </w:numPr>
        <w:spacing w:after="60"/>
      </w:pPr>
      <w:r>
        <w:rPr>
          <w:b/>
          <w:bCs/>
        </w:rPr>
        <w:t xml:space="preserve">The voice is direct and concrete.</w:t>
      </w:r>
      <w:r>
        <w:t xml:space="preserve"> Energy comes from specific ITE examples and short sentences, not exclamation marks or sales language.</w:t>
      </w:r>
    </w:p>
    <w:p>
      <w:pPr>
        <w:pStyle w:val="ListParagraph"/>
        <w:numPr>
          <w:ilvl w:val="0"/>
          <w:numId w:val="2"/>
        </w:numPr>
        <w:spacing w:after="60"/>
      </w:pPr>
      <w:r>
        <w:rPr>
          <w:b/>
          <w:bCs/>
        </w:rPr>
        <w:t xml:space="preserve">Palette not yet set.</w:t>
      </w:r>
      <w:r>
        <w:t xml:space="preserve"> Visual suggestions refer to a dominant colour and an accent colour. This is Maltem work for ITE, so the Capco engagement palettes and Capco branding do not apply. Confirm the Maltem template with Marius before the deck is built.</w:t>
      </w:r>
    </w:p>
    <w:p>
      <w:pPr>
        <w:pStyle w:val="ListParagraph"/>
        <w:numPr>
          <w:ilvl w:val="0"/>
          <w:numId w:val="2"/>
        </w:numPr>
        <w:spacing w:after="60"/>
      </w:pPr>
      <w:r>
        <w:rPr>
          <w:b/>
          <w:bCs/>
        </w:rPr>
        <w:t xml:space="preserve">No printing.</w:t>
      </w:r>
      <w:r>
        <w:t xml:space="preserve"> All handouts are files in the workshop repository, in line with Marius's edits to the curriculum.</w:t>
      </w:r>
    </w:p>
    <w:p>
      <w:pPr>
        <w:pStyle w:val="ListParagraph"/>
        <w:numPr>
          <w:ilvl w:val="0"/>
          <w:numId w:val="2"/>
        </w:numPr>
        <w:spacing w:after="60"/>
      </w:pPr>
      <w:r>
        <w:rPr>
          <w:b/>
          <w:bCs/>
        </w:rPr>
        <w:t xml:space="preserve">Repository commands are a specification.</w:t>
      </w:r>
      <w:r>
        <w:t xml:space="preserve"> The make commands in the script (make check, make api, make fail, make reset, make init) must exist when the repository is built. Part C lists them.</w:t>
      </w:r>
    </w:p>
    <w:p>
      <w:pPr>
        <w:pStyle w:val="Heading1"/>
        <w:pageBreakBefore/>
      </w:pPr>
      <w:r>
        <w:t xml:space="preserve">Part A: Slide Deck Content</w:t>
      </w:r>
    </w:p>
    <w:p>
      <w:pPr>
        <w:spacing w:after="120"/>
      </w:pPr>
      <w:r>
        <w:t xml:space="preserve">Slide deck 1 has 43 slides. Four templates are reused throughout: activity (accent header band with countdown), debrief (questions left, takeaway callout right), lab brief (objective banner, file paths in monospace, checkpoint time in the accent colour) and break (large clock time and countdown).</w:t>
      </w:r>
    </w:p>
    <w:p>
      <w:pPr>
        <w:pStyle w:val="Heading2"/>
      </w:pPr>
      <w:r>
        <w:t xml:space="preserve">Opening (9:00 – 9:30)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Three days from raw files to a pipeline that runs itself</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Production-Ready Data Pipelines | Day 1 of 3</w:t>
            </w:r>
          </w:p>
          <w:p>
            <w:pPr>
              <w:pStyle w:val="ListParagraph"/>
              <w:numPr>
                <w:ilvl w:val="0"/>
                <w:numId w:val="3"/>
              </w:numPr>
              <w:spacing w:after="20"/>
            </w:pPr>
            <w:r>
              <w:rPr>
                <w:sz w:val="19"/>
                <w:szCs w:val="19"/>
              </w:rPr>
              <w:t xml:space="preserve">ITE College West × Maltem | Room 5303</w:t>
            </w:r>
          </w:p>
          <w:p>
            <w:pPr>
              <w:pStyle w:val="ListParagraph"/>
              <w:numPr>
                <w:ilvl w:val="0"/>
                <w:numId w:val="3"/>
              </w:numPr>
              <w:spacing w:after="20"/>
            </w:pPr>
            <w:r>
              <w:rPr>
                <w:sz w:val="19"/>
                <w:szCs w:val="19"/>
              </w:rPr>
              <w:t xml:space="preserve">Wi-Fi: [network / password]</w:t>
            </w:r>
          </w:p>
          <w:p>
            <w:pPr>
              <w:pStyle w:val="ListParagraph"/>
              <w:numPr>
                <w:ilvl w:val="0"/>
                <w:numId w:val="3"/>
              </w:numPr>
              <w:spacing w:after="20"/>
            </w:pPr>
            <w:r>
              <w:rPr>
                <w:sz w:val="19"/>
                <w:szCs w:val="19"/>
              </w:rPr>
              <w:t xml:space="preserve">Workshop repository: [link]</w:t>
            </w:r>
          </w:p>
          <w:p>
            <w:pPr>
              <w:pStyle w:val="ListParagraph"/>
              <w:numPr>
                <w:ilvl w:val="0"/>
                <w:numId w:val="3"/>
              </w:numPr>
              <w:spacing w:after="20"/>
            </w:pPr>
            <w:r>
              <w:rPr>
                <w:sz w:val="19"/>
                <w:szCs w:val="19"/>
              </w:rPr>
              <w:t xml:space="preserve">Messaging group: scan the QR code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Title slide. Left two-thirds: title and subtitle on the dominant colour. Right third: white panel stacking the QR code (large, scannable from the back row), Wi-Fi details and a short repository link. Leave this slide up from 8:45.</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Up from 8:45 so early arrivals can join Wi-Fi, scan the QR and open their Codespace before we start. Nothing to say yet. Greet people at the door instead.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Before we start: the messiest data you have ever seen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Your name and department</w:t>
            </w:r>
          </w:p>
          <w:p>
            <w:pPr>
              <w:pStyle w:val="ListParagraph"/>
              <w:numPr>
                <w:ilvl w:val="0"/>
                <w:numId w:val="3"/>
              </w:numPr>
              <w:spacing w:after="20"/>
            </w:pPr>
            <w:r>
              <w:rPr>
                <w:sz w:val="19"/>
                <w:szCs w:val="19"/>
              </w:rPr>
              <w:t xml:space="preserve">The messiest data you have ever had to work with</w:t>
            </w:r>
          </w:p>
          <w:p>
            <w:pPr>
              <w:pStyle w:val="ListParagraph"/>
              <w:numPr>
                <w:ilvl w:val="0"/>
                <w:numId w:val="3"/>
              </w:numPr>
              <w:spacing w:after="20"/>
            </w:pPr>
            <w:r>
              <w:rPr>
                <w:sz w:val="19"/>
                <w:szCs w:val="19"/>
              </w:rPr>
              <w:t xml:space="preserve">30 seconds each</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Single prompt slide. One large sentence centred, three small grey lines beneath. A 30-second countdown timer in the corner.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Everyone has a bad-data story. Saying it out loud tells me their level and tells the room the problems we fix this week are real. Go first so the bar is set at 30 seconds.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The day runs on a fixed rhythm so you always know what comes next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Morning: four 40-minute theory blocks</w:t>
            </w:r>
          </w:p>
          <w:p>
            <w:pPr>
              <w:pStyle w:val="ListParagraph"/>
              <w:numPr>
                <w:ilvl w:val="0"/>
                <w:numId w:val="3"/>
              </w:numPr>
              <w:spacing w:after="20"/>
            </w:pPr>
            <w:r>
              <w:rPr>
                <w:sz w:val="19"/>
                <w:szCs w:val="19"/>
              </w:rPr>
              <w:t xml:space="preserve">Afternoon: three hands-on labs</w:t>
            </w:r>
          </w:p>
          <w:p>
            <w:pPr>
              <w:pStyle w:val="ListParagraph"/>
              <w:numPr>
                <w:ilvl w:val="0"/>
                <w:numId w:val="3"/>
              </w:numPr>
              <w:spacing w:after="20"/>
            </w:pPr>
            <w:r>
              <w:rPr>
                <w:sz w:val="19"/>
                <w:szCs w:val="19"/>
              </w:rPr>
              <w:t xml:space="preserve">Breaks: 10:50 coffee | 12:30 lunch | 2:30 stretch | 3:30 tea</w:t>
            </w:r>
          </w:p>
          <w:p>
            <w:pPr>
              <w:pStyle w:val="ListParagraph"/>
              <w:numPr>
                <w:ilvl w:val="0"/>
                <w:numId w:val="3"/>
              </w:numPr>
              <w:spacing w:after="20"/>
            </w:pPr>
            <w:r>
              <w:rPr>
                <w:sz w:val="19"/>
                <w:szCs w:val="19"/>
              </w:rPr>
              <w:t xml:space="preserve">Finish: 5:00 PM sharp</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Horizontal timeline 9:00 to 5:00. Theory blocks in the dominant colour, labs in the accent, breaks as light grey gaps with a cup icon. Current slot highlighted.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Adults relax when they can see the end of the day. Point at the breaks. Promise 5:00 sharp, and keep the promise all three days.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4</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By Day 3 you will own a working pipeline and a lesson plan to teach it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Day 1: get data in reliably (Bronze)</w:t>
            </w:r>
          </w:p>
          <w:p>
            <w:pPr>
              <w:pStyle w:val="ListParagraph"/>
              <w:numPr>
                <w:ilvl w:val="0"/>
                <w:numId w:val="3"/>
              </w:numPr>
              <w:spacing w:after="20"/>
            </w:pPr>
            <w:r>
              <w:rPr>
                <w:sz w:val="19"/>
                <w:szCs w:val="19"/>
              </w:rPr>
              <w:t xml:space="preserve">Day 2: make it trustworthy (Silver and Gold)</w:t>
            </w:r>
          </w:p>
          <w:p>
            <w:pPr>
              <w:pStyle w:val="ListParagraph"/>
              <w:numPr>
                <w:ilvl w:val="0"/>
                <w:numId w:val="3"/>
              </w:numPr>
              <w:spacing w:after="20"/>
            </w:pPr>
            <w:r>
              <w:rPr>
                <w:sz w:val="19"/>
                <w:szCs w:val="19"/>
              </w:rPr>
              <w:t xml:space="preserve">Day 3: make it run itself, then plan how to teach it</w:t>
            </w:r>
          </w:p>
          <w:p>
            <w:pPr>
              <w:pStyle w:val="ListParagraph"/>
              <w:numPr>
                <w:ilvl w:val="0"/>
                <w:numId w:val="3"/>
              </w:numPr>
              <w:spacing w:after="20"/>
            </w:pPr>
            <w:r>
              <w:rPr>
                <w:sz w:val="19"/>
                <w:szCs w:val="19"/>
              </w:rPr>
              <w:t xml:space="preserve">One capstone project, built a layer a day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Three-column route map, left to right, chevron arrows between. Each column: day number, one-line goal, deliverable icon (database, shield-check, clock). A thin bar underneath labelled "Capstone: ITE Student Analytics" spans all three.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only slide about the whole programme. The point: nothing we build today is thrown away. Tomorrow starts from today's Bronze tables.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5</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Every block runs 10-20-10, the format you will use with your own students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10 minutes: one idea, explained</w:t>
            </w:r>
          </w:p>
          <w:p>
            <w:pPr>
              <w:pStyle w:val="ListParagraph"/>
              <w:numPr>
                <w:ilvl w:val="0"/>
                <w:numId w:val="3"/>
              </w:numPr>
              <w:spacing w:after="20"/>
            </w:pPr>
            <w:r>
              <w:rPr>
                <w:sz w:val="19"/>
                <w:szCs w:val="19"/>
              </w:rPr>
              <w:t xml:space="preserve">20 minutes: you apply it</w:t>
            </w:r>
          </w:p>
          <w:p>
            <w:pPr>
              <w:pStyle w:val="ListParagraph"/>
              <w:numPr>
                <w:ilvl w:val="0"/>
                <w:numId w:val="3"/>
              </w:numPr>
              <w:spacing w:after="20"/>
            </w:pPr>
            <w:r>
              <w:rPr>
                <w:sz w:val="19"/>
                <w:szCs w:val="19"/>
              </w:rPr>
              <w:t xml:space="preserve">10 minutes: we debrief and link it to teaching</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One horizontal bar split 25 / 50 / 25 with the three labels inside. Caption underneath: "Watch how we run it. Tomorrow you start noticing why."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Lecturers are learning two things at once: the content and the teaching format. Name that now. On Day 3 they will write a 10-20-10 lesson plan of their own.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6</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Rate your confidence now so we can measure the change by Day 3</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"How confident are you building a data pipeline from scratch?"</w:t>
            </w:r>
          </w:p>
          <w:p>
            <w:pPr>
              <w:pStyle w:val="ListParagraph"/>
              <w:numPr>
                <w:ilvl w:val="0"/>
                <w:numId w:val="3"/>
              </w:numPr>
              <w:spacing w:after="20"/>
            </w:pPr>
            <w:r>
              <w:rPr>
                <w:sz w:val="19"/>
                <w:szCs w:val="19"/>
              </w:rPr>
              <w:t xml:space="preserve">Score 1 to 10 on a sticky note</w:t>
            </w:r>
          </w:p>
          <w:p>
            <w:pPr>
              <w:pStyle w:val="ListParagraph"/>
              <w:numPr>
                <w:ilvl w:val="0"/>
                <w:numId w:val="3"/>
              </w:numPr>
              <w:spacing w:after="20"/>
            </w:pPr>
            <w:r>
              <w:rPr>
                <w:sz w:val="19"/>
                <w:szCs w:val="19"/>
              </w:rPr>
              <w:t xml:space="preserve">Put it in the Day 1 column on the whiteboard</w:t>
            </w:r>
          </w:p>
          <w:p>
            <w:pPr>
              <w:pStyle w:val="ListParagraph"/>
              <w:numPr>
                <w:ilvl w:val="0"/>
                <w:numId w:val="3"/>
              </w:numPr>
              <w:spacing w:after="20"/>
            </w:pPr>
            <w:r>
              <w:rPr>
                <w:sz w:val="19"/>
                <w:szCs w:val="19"/>
              </w:rPr>
              <w:t xml:space="preserve">No names needed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Large 1–10 scale across the slide, 1 labelled "Never done it", 10 labelled "Could teach it tomorrow". Photo or icon of a sticky note on a whiteboard.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Anonymous on purpose, so the scores are honest. We repeat it at 4:50 and on Day 3. The Day 1 to Day 3 shift is the evidence ITE will want.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7</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Every Codespace open before 9:30, or we lose the afternoon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Open your workshop repository in the browser</w:t>
            </w:r>
          </w:p>
          <w:p>
            <w:pPr>
              <w:pStyle w:val="ListParagraph"/>
              <w:numPr>
                <w:ilvl w:val="0"/>
                <w:numId w:val="3"/>
              </w:numPr>
              <w:spacing w:after="20"/>
            </w:pPr>
            <w:r>
              <w:rPr>
                <w:sz w:val="19"/>
                <w:szCs w:val="19"/>
              </w:rPr>
              <w:t xml:space="preserve">Codespace running, terminal visible</w:t>
            </w:r>
          </w:p>
          <w:p>
            <w:pPr>
              <w:pStyle w:val="ListParagraph"/>
              <w:numPr>
                <w:ilvl w:val="0"/>
                <w:numId w:val="3"/>
              </w:numPr>
              <w:spacing w:after="20"/>
            </w:pPr>
            <w:r>
              <w:rPr>
                <w:sz w:val="19"/>
                <w:szCs w:val="19"/>
              </w:rPr>
              <w:t xml:space="preserve">Type: make check</w:t>
            </w:r>
          </w:p>
          <w:p>
            <w:pPr>
              <w:pStyle w:val="ListParagraph"/>
              <w:numPr>
                <w:ilvl w:val="0"/>
                <w:numId w:val="3"/>
              </w:numPr>
              <w:spacing w:after="20"/>
            </w:pPr>
            <w:r>
              <w:rPr>
                <w:sz w:val="19"/>
                <w:szCs w:val="19"/>
              </w:rPr>
              <w:t xml:space="preserve">All lines OK? Green card up. Anything red? Red card up.</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Left: annotated screenshot of a Codespace with the terminal circled and "make check" output showing OK lines. Right: two large cards, green and red, with one-line meaning each.</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labs depend on this. Five minutes now saves thirty after lunch. Walk the room while they do it. Anyone red goes on your list for the coffee break.</w:t>
            </w:r>
          </w:p>
        </w:tc>
      </w:tr>
    </w:tbl>
    <w:p>
      <w:pPr>
        <w:spacing w:after="60"/>
      </w:pPr>
    </w:p>
    <w:p>
      <w:pPr>
        <w:pStyle w:val="Heading2"/>
      </w:pPr>
      <w:r>
        <w:t xml:space="preserve">Block 1: Modern Data Pipeline Architecture (9:30 – 10:10)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8</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 pipeline is a promise: the right data, in the right place, on time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Moves data from where it is created to where decisions are made</w:t>
            </w:r>
          </w:p>
          <w:p>
            <w:pPr>
              <w:pStyle w:val="ListParagraph"/>
              <w:numPr>
                <w:ilvl w:val="0"/>
                <w:numId w:val="3"/>
              </w:numPr>
              <w:spacing w:after="20"/>
            </w:pPr>
            <w:r>
              <w:rPr>
                <w:sz w:val="19"/>
                <w:szCs w:val="19"/>
              </w:rPr>
              <w:t xml:space="preserve">Runs repeatedly, without a person pressing the button</w:t>
            </w:r>
          </w:p>
          <w:p>
            <w:pPr>
              <w:pStyle w:val="ListParagraph"/>
              <w:numPr>
                <w:ilvl w:val="0"/>
                <w:numId w:val="3"/>
              </w:numPr>
              <w:spacing w:after="20"/>
            </w:pPr>
            <w:r>
              <w:rPr>
                <w:sz w:val="19"/>
                <w:szCs w:val="19"/>
              </w:rPr>
              <w:t xml:space="preserve">Fails loudly, never silently</w:t>
            </w:r>
          </w:p>
          <w:p>
            <w:pPr>
              <w:pStyle w:val="ListParagraph"/>
              <w:numPr>
                <w:ilvl w:val="0"/>
                <w:numId w:val="3"/>
              </w:numPr>
              <w:spacing w:after="20"/>
            </w:pPr>
            <w:r>
              <w:rPr>
                <w:sz w:val="19"/>
                <w:szCs w:val="19"/>
              </w:rPr>
              <w:t xml:space="preserve">Example: attendance data every morning before the 8:00 AM class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Left-to-right flow: three source icons (file, database, API) → pipeline box → decision icon ("HOD sees at-risk students"). Key phrase "on time" in the accent colour.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Start with the ITE example, not a definition. If attendance lands at 10:00 the HOD has already missed the students who needed a call. A late pipeline is a broken pipeline.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9</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ELT replaced ETL because storage became cheap and raw data became replayable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ETL: transform, then load. Raw data is lost</w:t>
            </w:r>
          </w:p>
          <w:p>
            <w:pPr>
              <w:pStyle w:val="ListParagraph"/>
              <w:numPr>
                <w:ilvl w:val="0"/>
                <w:numId w:val="3"/>
              </w:numPr>
              <w:spacing w:after="20"/>
            </w:pPr>
            <w:r>
              <w:rPr>
                <w:sz w:val="19"/>
                <w:szCs w:val="19"/>
              </w:rPr>
              <w:t xml:space="preserve">ELT: load raw first, transform inside the platform</w:t>
            </w:r>
          </w:p>
          <w:p>
            <w:pPr>
              <w:pStyle w:val="ListParagraph"/>
              <w:numPr>
                <w:ilvl w:val="0"/>
                <w:numId w:val="3"/>
              </w:numPr>
              <w:spacing w:after="20"/>
            </w:pPr>
            <w:r>
              <w:rPr>
                <w:sz w:val="19"/>
                <w:szCs w:val="19"/>
              </w:rPr>
              <w:t xml:space="preserve">Keep the raw copy and you can re-run any logic later</w:t>
            </w:r>
          </w:p>
          <w:p>
            <w:pPr>
              <w:pStyle w:val="ListParagraph"/>
              <w:numPr>
                <w:ilvl w:val="0"/>
                <w:numId w:val="3"/>
              </w:numPr>
              <w:spacing w:after="20"/>
            </w:pPr>
            <w:r>
              <w:rPr>
                <w:sz w:val="19"/>
                <w:szCs w:val="19"/>
              </w:rPr>
              <w:t xml:space="preserve">The lakehouse puts both on one platform with open file formats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Two stacked rows. Row 1 "ETL (then)": Extract → Transform → Load, with raw data greyed out after Transform. Row 2 "ELT (now)": Extract → Load → Transform, raw data kept in a coloured box. A small cost-per-TB trend line on the right, falling.</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reason ELT won is economic, not fashionable. When a business rule changes, ELT teams re-run from raw. ETL teams go back to the source and hope it still has the data.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10</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Bronze, Silver, Gold: each layer has one job</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Bronze: exactly what the source sent, plus when and where it came from</w:t>
            </w:r>
          </w:p>
          <w:p>
            <w:pPr>
              <w:pStyle w:val="ListParagraph"/>
              <w:numPr>
                <w:ilvl w:val="0"/>
                <w:numId w:val="3"/>
              </w:numPr>
              <w:spacing w:after="20"/>
            </w:pPr>
            <w:r>
              <w:rPr>
                <w:sz w:val="19"/>
                <w:szCs w:val="19"/>
              </w:rPr>
              <w:t xml:space="preserve">Silver: cleaned, de-duplicated, typed, validated</w:t>
            </w:r>
          </w:p>
          <w:p>
            <w:pPr>
              <w:pStyle w:val="ListParagraph"/>
              <w:numPr>
                <w:ilvl w:val="0"/>
                <w:numId w:val="3"/>
              </w:numPr>
              <w:spacing w:after="20"/>
            </w:pPr>
            <w:r>
              <w:rPr>
                <w:sz w:val="19"/>
                <w:szCs w:val="19"/>
              </w:rPr>
              <w:t xml:space="preserve">Gold: shaped for the people and systems that use it</w:t>
            </w:r>
          </w:p>
          <w:p>
            <w:pPr>
              <w:pStyle w:val="ListParagraph"/>
              <w:numPr>
                <w:ilvl w:val="0"/>
                <w:numId w:val="3"/>
              </w:numPr>
              <w:spacing w:after="20"/>
            </w:pPr>
            <w:r>
              <w:rPr>
                <w:sz w:val="19"/>
                <w:szCs w:val="19"/>
              </w:rPr>
              <w:t xml:space="preserve">Never edit Bronze. Every fix happens downstream</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Three vertical columns in bronze, silver and gold tones. Each column: one-word job ("Keep", "Clean", "Serve"), two example tables from the capstone, and who touches it. Arrow across the bottom.</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one rule that matters today: Bronze is never edited. If Silver logic is wrong on Day 3, we rebuild Silver from Bronze. That only works if Bronze is untouched.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11</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AI systems are pipeline customers, and bad data makes them confidently wrong</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Chatbots, search and prediction models all read from Gold</w:t>
            </w:r>
          </w:p>
          <w:p>
            <w:pPr>
              <w:pStyle w:val="ListParagraph"/>
              <w:numPr>
                <w:ilvl w:val="0"/>
                <w:numId w:val="3"/>
              </w:numPr>
              <w:spacing w:after="20"/>
            </w:pPr>
            <w:r>
              <w:rPr>
                <w:sz w:val="19"/>
                <w:szCs w:val="19"/>
              </w:rPr>
              <w:t xml:space="preserve">A wrong number in a dashboard gets questioned</w:t>
            </w:r>
          </w:p>
          <w:p>
            <w:pPr>
              <w:pStyle w:val="ListParagraph"/>
              <w:numPr>
                <w:ilvl w:val="0"/>
                <w:numId w:val="3"/>
              </w:numPr>
              <w:spacing w:after="20"/>
            </w:pPr>
            <w:r>
              <w:rPr>
                <w:sz w:val="19"/>
                <w:szCs w:val="19"/>
              </w:rPr>
              <w:t xml:space="preserve">A wrong answer from an AI assistant gets believed</w:t>
            </w:r>
          </w:p>
          <w:p>
            <w:pPr>
              <w:pStyle w:val="ListParagraph"/>
              <w:numPr>
                <w:ilvl w:val="0"/>
                <w:numId w:val="3"/>
              </w:numPr>
              <w:spacing w:after="20"/>
            </w:pPr>
            <w:r>
              <w:rPr>
                <w:sz w:val="19"/>
                <w:szCs w:val="19"/>
              </w:rPr>
              <w:t xml:space="preserve">Data quality matters more once AI is the consumer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medallion diagram from slide 10, shrunk to the left. On the right, Gold feeds three consumer icons: dashboard, AI assistant, report. The AI icon has a small warning marker.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This is why AI sits inside a pipelining course. Students will build AI features on data someone else prepared. They need to know what bad preparation does to an answer that sounds sure of itself.</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12</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Activity: map a real organisation, then sketch your own pipeline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Groups of three | 20 minutes</w:t>
            </w:r>
          </w:p>
          <w:p>
            <w:pPr>
              <w:pStyle w:val="ListParagraph"/>
              <w:numPr>
                <w:ilvl w:val="0"/>
                <w:numId w:val="3"/>
              </w:numPr>
              <w:spacing w:after="20"/>
            </w:pPr>
            <w:r>
              <w:rPr>
                <w:sz w:val="19"/>
                <w:szCs w:val="19"/>
              </w:rPr>
              <w:t xml:space="preserve">Part 1 (8 min): pick a Singapore organisation. What data comes in? Which decisions come out? Name three pipelines it must run</w:t>
            </w:r>
          </w:p>
          <w:p>
            <w:pPr>
              <w:pStyle w:val="ListParagraph"/>
              <w:numPr>
                <w:ilvl w:val="0"/>
                <w:numId w:val="3"/>
              </w:numPr>
              <w:spacing w:after="20"/>
            </w:pPr>
            <w:r>
              <w:rPr>
                <w:sz w:val="19"/>
                <w:szCs w:val="19"/>
              </w:rPr>
              <w:t xml:space="preserve">Part 2 (12 min): sketch the Bronze–Silver–Gold design for the capstone</w:t>
            </w:r>
          </w:p>
          <w:p>
            <w:pPr>
              <w:pStyle w:val="ListParagraph"/>
              <w:numPr>
                <w:ilvl w:val="0"/>
                <w:numId w:val="3"/>
              </w:numPr>
              <w:spacing w:after="20"/>
            </w:pPr>
            <w:r>
              <w:rPr>
                <w:sz w:val="19"/>
                <w:szCs w:val="19"/>
              </w:rPr>
              <w:t xml:space="preserve">Use flip-chart paper or templates/architecture.md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Activity slide template: accent-colour header band reading "ACTIVITY | 20 MIN", two numbered boxes (Part 1, Part 2) side by side, suggested organisations as small tags (polyclinic, bus operator, online retailer). Countdown timer bottom right.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Most groups spend too long choosing an organisation. Give them 60 seconds to pick, then call time. Part 2 is the one that matters for this afternoon.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13</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Debrief: Bronze is your insurance policy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Where did you put the quality checks?</w:t>
            </w:r>
          </w:p>
          <w:p>
            <w:pPr>
              <w:pStyle w:val="ListParagraph"/>
              <w:numPr>
                <w:ilvl w:val="0"/>
                <w:numId w:val="3"/>
              </w:numPr>
              <w:spacing w:after="20"/>
            </w:pPr>
            <w:r>
              <w:rPr>
                <w:sz w:val="19"/>
                <w:szCs w:val="19"/>
              </w:rPr>
              <w:t xml:space="preserve">Where does personal data sit in your design?</w:t>
            </w:r>
          </w:p>
          <w:p>
            <w:pPr>
              <w:pStyle w:val="ListParagraph"/>
              <w:numPr>
                <w:ilvl w:val="0"/>
                <w:numId w:val="3"/>
              </w:numPr>
              <w:spacing w:after="20"/>
            </w:pPr>
            <w:r>
              <w:rPr>
                <w:sz w:val="19"/>
                <w:szCs w:val="19"/>
              </w:rPr>
              <w:t xml:space="preserve">Takeaway: when something breaks downstream, you can always replay from raw</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Debrief template: two questions on the left, takeaway in a highlighted callout box on the right.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Two groups, 90 seconds each. Listen for personal data sitting in Gold. It usually does, and Block 4 fixes it.</w:t>
            </w:r>
          </w:p>
        </w:tc>
      </w:tr>
    </w:tbl>
    <w:p>
      <w:pPr>
        <w:spacing w:after="60"/>
      </w:pPr>
    </w:p>
    <w:p>
      <w:pPr>
        <w:pStyle w:val="Heading2"/>
      </w:pPr>
      <w:r>
        <w:t xml:space="preserve">Block 2: The Tool Map and AI-Assisted Engineering (10:10 – 10:50)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14</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Learn the six jobs, not the vendor names: tools change every few years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Ingest | Store | Transform | Orchestrate | Observe | Govern</w:t>
            </w:r>
          </w:p>
          <w:p>
            <w:pPr>
              <w:pStyle w:val="ListParagraph"/>
              <w:numPr>
                <w:ilvl w:val="0"/>
                <w:numId w:val="3"/>
              </w:numPr>
              <w:spacing w:after="20"/>
            </w:pPr>
            <w:r>
              <w:rPr>
                <w:sz w:val="19"/>
                <w:szCs w:val="19"/>
              </w:rPr>
              <w:t xml:space="preserve">This week: Python, DuckDB, dbt, Airflow, GitHub Actions</w:t>
            </w:r>
          </w:p>
          <w:p>
            <w:pPr>
              <w:pStyle w:val="ListParagraph"/>
              <w:numPr>
                <w:ilvl w:val="0"/>
                <w:numId w:val="3"/>
              </w:numPr>
              <w:spacing w:after="20"/>
            </w:pPr>
            <w:r>
              <w:rPr>
                <w:sz w:val="19"/>
                <w:szCs w:val="19"/>
              </w:rPr>
              <w:t xml:space="preserve">In industry: Fivetran, Databricks, Snowflake, Fabric, Dagster and others</w:t>
            </w:r>
          </w:p>
          <w:p>
            <w:pPr>
              <w:pStyle w:val="ListParagraph"/>
              <w:numPr>
                <w:ilvl w:val="0"/>
                <w:numId w:val="3"/>
              </w:numPr>
              <w:spacing w:after="20"/>
            </w:pPr>
            <w:r>
              <w:rPr>
                <w:sz w:val="19"/>
                <w:szCs w:val="19"/>
              </w:rPr>
              <w:t xml:space="preserve">Same jobs, different logos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2 × 3 grid, one tile per job. Each tile: job name, the tool we use this week in bold, two industry equivalents in grey underneath.</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Students will meet tools that don't exist yet. Teach the job each tool does. If they know what "orchestrate" means, a new orchestrator takes a day to learn.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15</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AI assistants are fast first-drafters and unreliable finishers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Good at: boilerplate, first-draft SQL, explaining errors, writing tests</w:t>
            </w:r>
          </w:p>
          <w:p>
            <w:pPr>
              <w:pStyle w:val="ListParagraph"/>
              <w:numPr>
                <w:ilvl w:val="0"/>
                <w:numId w:val="3"/>
              </w:numPr>
              <w:spacing w:after="20"/>
            </w:pPr>
            <w:r>
              <w:rPr>
                <w:sz w:val="19"/>
                <w:szCs w:val="19"/>
              </w:rPr>
              <w:t xml:space="preserve">Bad at: knowing which library version you run, spotting their own logic errors</w:t>
            </w:r>
          </w:p>
          <w:p>
            <w:pPr>
              <w:pStyle w:val="ListParagraph"/>
              <w:numPr>
                <w:ilvl w:val="0"/>
                <w:numId w:val="3"/>
              </w:numPr>
              <w:spacing w:after="20"/>
            </w:pPr>
            <w:r>
              <w:rPr>
                <w:sz w:val="19"/>
                <w:szCs w:val="19"/>
              </w:rPr>
              <w:t xml:space="preserve">Common failures: functions that don't exist, outdated syntax, missing timeouts, secrets typed into code</w:t>
            </w:r>
          </w:p>
          <w:p>
            <w:pPr>
              <w:pStyle w:val="ListParagraph"/>
              <w:numPr>
                <w:ilvl w:val="0"/>
                <w:numId w:val="3"/>
              </w:numPr>
              <w:spacing w:after="20"/>
            </w:pPr>
            <w:r>
              <w:rPr>
                <w:sz w:val="19"/>
                <w:szCs w:val="19"/>
              </w:rPr>
              <w:t xml:space="preserve">Copilot, Gemini or any other assistant: the failure modes are the same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Two-column comparison. Left column "Use it for" with tick icons; right column "Check it for" with warning icons. Neutral assistant icon at the top (no vendor logos).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Most of the room already uses Copilot or Gemini. Don't sell AI to them. Show them where it breaks, because their students will hand in AI-written code this year.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16</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One rule for all three days: only synthetic workshop data goes into any AI tool</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Never ITE student data</w:t>
            </w:r>
          </w:p>
          <w:p>
            <w:pPr>
              <w:pStyle w:val="ListParagraph"/>
              <w:numPr>
                <w:ilvl w:val="0"/>
                <w:numId w:val="3"/>
              </w:numPr>
              <w:spacing w:after="20"/>
            </w:pPr>
            <w:r>
              <w:rPr>
                <w:sz w:val="19"/>
                <w:szCs w:val="19"/>
              </w:rPr>
              <w:t xml:space="preserve">Never passwords, tokens or API keys</w:t>
            </w:r>
          </w:p>
          <w:p>
            <w:pPr>
              <w:pStyle w:val="ListParagraph"/>
              <w:numPr>
                <w:ilvl w:val="0"/>
                <w:numId w:val="3"/>
              </w:numPr>
              <w:spacing w:after="20"/>
            </w:pPr>
            <w:r>
              <w:rPr>
                <w:sz w:val="19"/>
                <w:szCs w:val="19"/>
              </w:rPr>
              <w:t xml:space="preserve">Never anything you would not post on a public website</w:t>
            </w:r>
          </w:p>
          <w:p>
            <w:pPr>
              <w:pStyle w:val="ListParagraph"/>
              <w:numPr>
                <w:ilvl w:val="0"/>
                <w:numId w:val="3"/>
              </w:numPr>
              <w:spacing w:after="20"/>
            </w:pPr>
            <w:r>
              <w:rPr>
                <w:sz w:val="19"/>
                <w:szCs w:val="19"/>
              </w:rPr>
              <w:t xml:space="preserve">The same rule applies to your students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Full-bleed statement slide. Rule in large type on the dominant colour. Three "never" lines underneath with a stop icon each.</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Say it slowly and say it will be repeated before every AI exercise. Pasting student records into a chatbot is a PDPA breach.</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17</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Prompt, review, test: the loop that makes AI output safe to use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Prompt: say what you need, including constraints</w:t>
            </w:r>
          </w:p>
          <w:p>
            <w:pPr>
              <w:pStyle w:val="ListParagraph"/>
              <w:numPr>
                <w:ilvl w:val="0"/>
                <w:numId w:val="3"/>
              </w:numPr>
              <w:spacing w:after="20"/>
            </w:pPr>
            <w:r>
              <w:rPr>
                <w:sz w:val="19"/>
                <w:szCs w:val="19"/>
              </w:rPr>
              <w:t xml:space="preserve">Review: read every line against the checklist</w:t>
            </w:r>
          </w:p>
          <w:p>
            <w:pPr>
              <w:pStyle w:val="ListParagraph"/>
              <w:numPr>
                <w:ilvl w:val="0"/>
                <w:numId w:val="3"/>
              </w:numPr>
              <w:spacing w:after="20"/>
            </w:pPr>
            <w:r>
              <w:rPr>
                <w:sz w:val="19"/>
                <w:szCs w:val="19"/>
              </w:rPr>
              <w:t xml:space="preserve">Test: run it, then try to break it</w:t>
            </w:r>
          </w:p>
          <w:p>
            <w:pPr>
              <w:pStyle w:val="ListParagraph"/>
              <w:numPr>
                <w:ilvl w:val="0"/>
                <w:numId w:val="3"/>
              </w:numPr>
              <w:spacing w:after="20"/>
            </w:pPr>
            <w:r>
              <w:rPr>
                <w:sz w:val="19"/>
                <w:szCs w:val="19"/>
              </w:rPr>
              <w:t xml:space="preserve">You sign off the code, not the assistant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Circular loop with three nodes and arrows. Small checklist icon on "Review". A person icon labelled "You sign off" at the loop exit.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Most people stop at prompt. The review step is where the value is, and it's what we practise next.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18</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Activity: find the defects in AI-written code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Pairs | 20 minutes</w:t>
            </w:r>
          </w:p>
          <w:p>
            <w:pPr>
              <w:pStyle w:val="ListParagraph"/>
              <w:numPr>
                <w:ilvl w:val="0"/>
                <w:numId w:val="3"/>
              </w:numPr>
              <w:spacing w:after="20"/>
            </w:pPr>
            <w:r>
              <w:rPr>
                <w:sz w:val="19"/>
                <w:szCs w:val="19"/>
              </w:rPr>
              <w:t xml:space="preserve">Give your assistant this prompt: "Write a Python function that downloads all pages from a paginated REST API"</w:t>
            </w:r>
          </w:p>
          <w:p>
            <w:pPr>
              <w:pStyle w:val="ListParagraph"/>
              <w:numPr>
                <w:ilvl w:val="0"/>
                <w:numId w:val="3"/>
              </w:numPr>
              <w:spacing w:after="20"/>
            </w:pPr>
            <w:r>
              <w:rPr>
                <w:sz w:val="19"/>
                <w:szCs w:val="19"/>
              </w:rPr>
              <w:t xml:space="preserve">No assistant? Open day1/ai_sample.py</w:t>
            </w:r>
          </w:p>
          <w:p>
            <w:pPr>
              <w:pStyle w:val="ListParagraph"/>
              <w:numPr>
                <w:ilvl w:val="0"/>
                <w:numId w:val="3"/>
              </w:numPr>
              <w:spacing w:after="20"/>
            </w:pPr>
            <w:r>
              <w:rPr>
                <w:sz w:val="19"/>
                <w:szCs w:val="19"/>
              </w:rPr>
              <w:t xml:space="preserve">Review against templates/ai_review_checklist.md. Record at least three defects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Activity template. Prompt text in a monospace box with a copy icon. Two paths shown as a fork: "Copilot / Gemini" and "ai_sample.py". Checklist file path at the bottom.</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Repeat the data rule before they start. The planted sample has six defects. Most pairs find three. Hold back the answer key until the debrief.</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19</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Debrief: AI writes the first draft, and you are still the engineer who signs off</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Defects found (built live on the whiteboard)</w:t>
            </w:r>
          </w:p>
          <w:p>
            <w:pPr>
              <w:pStyle w:val="ListParagraph"/>
              <w:numPr>
                <w:ilvl w:val="0"/>
                <w:numId w:val="3"/>
              </w:numPr>
              <w:spacing w:after="20"/>
            </w:pPr>
            <w:r>
              <w:rPr>
                <w:sz w:val="19"/>
                <w:szCs w:val="19"/>
              </w:rPr>
              <w:t xml:space="preserve">Three rules for AI use in class: declare it, review it, test it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Left: empty list that the facilitator fills on the whiteboard instead. Right: callout box with the three classroom rules.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Collect defects one per pair until nothing new comes up. Then give the answer key. Close with the three rules, which they'll reuse in their Day 3 lesson plans.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20</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Coffee break: back at 11:05</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Red card this morning? Come and see me now</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Break slide template: large clock time, cup icon, 15-minute countdown. Same template reused for every break with the time changed.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Use the break to fix any Codespace that failed make check.</w:t>
            </w:r>
          </w:p>
        </w:tc>
      </w:tr>
    </w:tbl>
    <w:p>
      <w:pPr>
        <w:spacing w:after="60"/>
      </w:pPr>
    </w:p>
    <w:p>
      <w:pPr>
        <w:pStyle w:val="Heading2"/>
      </w:pPr>
      <w:r>
        <w:t xml:space="preserve">Block 3: Data Sources and Ingestion Patterns (11:05 – 11:45)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21</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Every source type fails in its own way, so each needs its own safeguards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Files: arrive late, arrive twice, arrive corrupted</w:t>
            </w:r>
          </w:p>
          <w:p>
            <w:pPr>
              <w:pStyle w:val="ListParagraph"/>
              <w:numPr>
                <w:ilvl w:val="0"/>
                <w:numId w:val="3"/>
              </w:numPr>
              <w:spacing w:after="20"/>
            </w:pPr>
            <w:r>
              <w:rPr>
                <w:sz w:val="19"/>
                <w:szCs w:val="19"/>
              </w:rPr>
              <w:t xml:space="preserve">Databases: change underneath you; heavy queries slow the application</w:t>
            </w:r>
          </w:p>
          <w:p>
            <w:pPr>
              <w:pStyle w:val="ListParagraph"/>
              <w:numPr>
                <w:ilvl w:val="0"/>
                <w:numId w:val="3"/>
              </w:numPr>
              <w:spacing w:after="20"/>
            </w:pPr>
            <w:r>
              <w:rPr>
                <w:sz w:val="19"/>
                <w:szCs w:val="19"/>
              </w:rPr>
              <w:t xml:space="preserve">APIs: rate limits, pagination, expired tokens</w:t>
            </w:r>
          </w:p>
          <w:p>
            <w:pPr>
              <w:pStyle w:val="ListParagraph"/>
              <w:numPr>
                <w:ilvl w:val="0"/>
                <w:numId w:val="3"/>
              </w:numPr>
              <w:spacing w:after="20"/>
            </w:pPr>
            <w:r>
              <w:rPr>
                <w:sz w:val="19"/>
                <w:szCs w:val="19"/>
              </w:rPr>
              <w:t xml:space="preserve">Streams: never stop, so errors pile up fast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Four-row table: source icon | typical failure | safeguard. Capstone sources (attendance CSV, student database, grades API) marked with a small "capstone" tag.</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Make it concrete: the attendance CSV that got emailed twice, the student system that was down during the upgrade. The room has lived these.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22</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Load only what changed: incremental loading wins once data grows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Full load: copy everything, every time. Simple, slow and expensive at scale</w:t>
            </w:r>
          </w:p>
          <w:p>
            <w:pPr>
              <w:pStyle w:val="ListParagraph"/>
              <w:numPr>
                <w:ilvl w:val="0"/>
                <w:numId w:val="3"/>
              </w:numPr>
              <w:spacing w:after="20"/>
            </w:pPr>
            <w:r>
              <w:rPr>
                <w:sz w:val="19"/>
                <w:szCs w:val="19"/>
              </w:rPr>
              <w:t xml:space="preserve">Incremental: load rows changed since the last run, using a watermark column such as updated_at</w:t>
            </w:r>
          </w:p>
          <w:p>
            <w:pPr>
              <w:pStyle w:val="ListParagraph"/>
              <w:numPr>
                <w:ilvl w:val="0"/>
                <w:numId w:val="3"/>
              </w:numPr>
              <w:spacing w:after="20"/>
            </w:pPr>
            <w:r>
              <w:rPr>
                <w:sz w:val="19"/>
                <w:szCs w:val="19"/>
              </w:rPr>
              <w:t xml:space="preserve">Change data capture: read the database's own change log. The advanced option</w:t>
            </w:r>
          </w:p>
          <w:p>
            <w:pPr>
              <w:pStyle w:val="ListParagraph"/>
              <w:numPr>
                <w:ilvl w:val="0"/>
                <w:numId w:val="3"/>
              </w:numPr>
              <w:spacing w:after="20"/>
            </w:pPr>
            <w:r>
              <w:rPr>
                <w:sz w:val="19"/>
                <w:szCs w:val="19"/>
              </w:rPr>
              <w:t xml:space="preserve">Idempotent: running the same load twice must not create duplicates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Bar chart comparing rows moved per day: full load (tall bar, flat daily) versus incremental (short bar). Below, a timeline with a watermark marker labelled "last successful load".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Idempotency is the word to land. It sounds academic. It means the difference between a re-run that fixes the problem and a re-run that doubles every number.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23</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Match freshness to the decision, not to technical ambition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Batch (daily or hourly): most reporting and planning</w:t>
            </w:r>
          </w:p>
          <w:p>
            <w:pPr>
              <w:pStyle w:val="ListParagraph"/>
              <w:numPr>
                <w:ilvl w:val="0"/>
                <w:numId w:val="3"/>
              </w:numPr>
              <w:spacing w:after="20"/>
            </w:pPr>
            <w:r>
              <w:rPr>
                <w:sz w:val="19"/>
                <w:szCs w:val="19"/>
              </w:rPr>
              <w:t xml:space="preserve">Micro-batch (minutes): operational dashboards</w:t>
            </w:r>
          </w:p>
          <w:p>
            <w:pPr>
              <w:pStyle w:val="ListParagraph"/>
              <w:numPr>
                <w:ilvl w:val="0"/>
                <w:numId w:val="3"/>
              </w:numPr>
              <w:spacing w:after="20"/>
            </w:pPr>
            <w:r>
              <w:rPr>
                <w:sz w:val="19"/>
                <w:szCs w:val="19"/>
              </w:rPr>
              <w:t xml:space="preserve">Streaming (seconds): fraud detection, live transport displays</w:t>
            </w:r>
          </w:p>
          <w:p>
            <w:pPr>
              <w:pStyle w:val="ListParagraph"/>
              <w:numPr>
                <w:ilvl w:val="0"/>
                <w:numId w:val="3"/>
              </w:numPr>
              <w:spacing w:after="20"/>
            </w:pPr>
            <w:r>
              <w:rPr>
                <w:sz w:val="19"/>
                <w:szCs w:val="19"/>
              </w:rPr>
              <w:t xml:space="preserve">Ask: what does stale data cost, and who notices?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Horizontal latency scale from "days" to "seconds". Each pattern sits on it with an example icon. A cost arrow rises from left to right labelled "complexity and cost".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Everyone wants real-time until they see the bill. For attendance, daily is correct. Streaming is for decisions measured in seconds.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24</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APIs fail in predictable ways, so plan for each one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Authentication: tokens expire. Fail fast with a clear message</w:t>
            </w:r>
          </w:p>
          <w:p>
            <w:pPr>
              <w:pStyle w:val="ListParagraph"/>
              <w:numPr>
                <w:ilvl w:val="0"/>
                <w:numId w:val="3"/>
              </w:numPr>
              <w:spacing w:after="20"/>
            </w:pPr>
            <w:r>
              <w:rPr>
                <w:sz w:val="19"/>
                <w:szCs w:val="19"/>
              </w:rPr>
              <w:t xml:space="preserve">Pagination: keep going until there is no next page</w:t>
            </w:r>
          </w:p>
          <w:p>
            <w:pPr>
              <w:pStyle w:val="ListParagraph"/>
              <w:numPr>
                <w:ilvl w:val="0"/>
                <w:numId w:val="3"/>
              </w:numPr>
              <w:spacing w:after="20"/>
            </w:pPr>
            <w:r>
              <w:rPr>
                <w:sz w:val="19"/>
                <w:szCs w:val="19"/>
              </w:rPr>
              <w:t xml:space="preserve">Rate limits (HTTP 429): wait, then retry with increasing gaps</w:t>
            </w:r>
          </w:p>
          <w:p>
            <w:pPr>
              <w:pStyle w:val="ListParagraph"/>
              <w:numPr>
                <w:ilvl w:val="0"/>
                <w:numId w:val="3"/>
              </w:numPr>
              <w:spacing w:after="20"/>
            </w:pPr>
            <w:r>
              <w:rPr>
                <w:sz w:val="19"/>
                <w:szCs w:val="19"/>
              </w:rPr>
              <w:t xml:space="preserve">Timeouts: never wait forever for a reply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Sequence diagram: pipeline → API. Show one normal page call, one 429 response followed by wait-and-retry, and a final page with "no next cursor". HTTP codes in the accent colour.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This slide is the brief for Lab 2 this afternoon. Tell them so. The 429 retry is what they will watch happen live.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25</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Activity: build the ingestion map for your capstone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Teams | 20 minutes</w:t>
            </w:r>
          </w:p>
          <w:p>
            <w:pPr>
              <w:pStyle w:val="ListParagraph"/>
              <w:numPr>
                <w:ilvl w:val="0"/>
                <w:numId w:val="3"/>
              </w:numPr>
              <w:spacing w:after="20"/>
            </w:pPr>
            <w:r>
              <w:rPr>
                <w:sz w:val="19"/>
                <w:szCs w:val="19"/>
              </w:rPr>
              <w:t xml:space="preserve">For each source: type | full or incremental | watermark column | required freshness | cost of stale data</w:t>
            </w:r>
          </w:p>
          <w:p>
            <w:pPr>
              <w:pStyle w:val="ListParagraph"/>
              <w:numPr>
                <w:ilvl w:val="0"/>
                <w:numId w:val="3"/>
              </w:numPr>
              <w:spacing w:after="20"/>
            </w:pPr>
            <w:r>
              <w:rPr>
                <w:sz w:val="19"/>
                <w:szCs w:val="19"/>
              </w:rPr>
              <w:t xml:space="preserve">Name the most likely failure and how you would detect it</w:t>
            </w:r>
          </w:p>
          <w:p>
            <w:pPr>
              <w:pStyle w:val="ListParagraph"/>
              <w:numPr>
                <w:ilvl w:val="0"/>
                <w:numId w:val="3"/>
              </w:numPr>
              <w:spacing w:after="20"/>
            </w:pPr>
            <w:r>
              <w:rPr>
                <w:sz w:val="19"/>
                <w:szCs w:val="19"/>
              </w:rPr>
              <w:t xml:space="preserve">Last 2 minutes: swap with another team for review</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Activity template showing a preview of templates/ingestion_map.md as a table with the three capstone sources as rows and the columns as headers.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Watch for teams choosing streaming for attendance. Don't correct them yet. The debrief does 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26</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Debrief: batch runs most of the world's pipelines, and that is the right answer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How many chose streaming, and why?</w:t>
            </w:r>
          </w:p>
          <w:p>
            <w:pPr>
              <w:pStyle w:val="ListParagraph"/>
              <w:numPr>
                <w:ilvl w:val="0"/>
                <w:numId w:val="3"/>
              </w:numPr>
              <w:spacing w:after="20"/>
            </w:pPr>
            <w:r>
              <w:rPr>
                <w:sz w:val="19"/>
                <w:szCs w:val="19"/>
              </w:rPr>
              <w:t xml:space="preserve">When would streaming be justified at ITE?</w:t>
            </w:r>
          </w:p>
          <w:p>
            <w:pPr>
              <w:pStyle w:val="ListParagraph"/>
              <w:numPr>
                <w:ilvl w:val="0"/>
                <w:numId w:val="3"/>
              </w:numPr>
              <w:spacing w:after="20"/>
            </w:pPr>
            <w:r>
              <w:rPr>
                <w:sz w:val="19"/>
                <w:szCs w:val="19"/>
              </w:rPr>
              <w:t xml:space="preserve">Takeaway: match latency to the decision it supports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Debrief template.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Nearly every capstone source is batch. Ask for one genuine streaming case at ITE. Usually nobody finds one quickly. That silence is the lesson.</w:t>
            </w:r>
          </w:p>
        </w:tc>
      </w:tr>
    </w:tbl>
    <w:p>
      <w:pPr>
        <w:spacing w:after="60"/>
      </w:pPr>
    </w:p>
    <w:p>
      <w:pPr>
        <w:pStyle w:val="Heading2"/>
      </w:pPr>
      <w:r>
        <w:t xml:space="preserve">Block 4: Data Contracts and Security by Design (11:45 – 12:25)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27</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 data contract turns assumptions about a source into written agreements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Schema: columns and types</w:t>
            </w:r>
          </w:p>
          <w:p>
            <w:pPr>
              <w:pStyle w:val="ListParagraph"/>
              <w:numPr>
                <w:ilvl w:val="0"/>
                <w:numId w:val="3"/>
              </w:numPr>
              <w:spacing w:after="20"/>
            </w:pPr>
            <w:r>
              <w:rPr>
                <w:sz w:val="19"/>
                <w:szCs w:val="19"/>
              </w:rPr>
              <w:t xml:space="preserve">Owner: who to call when it breaks</w:t>
            </w:r>
          </w:p>
          <w:p>
            <w:pPr>
              <w:pStyle w:val="ListParagraph"/>
              <w:numPr>
                <w:ilvl w:val="0"/>
                <w:numId w:val="3"/>
              </w:numPr>
              <w:spacing w:after="20"/>
            </w:pPr>
            <w:r>
              <w:rPr>
                <w:sz w:val="19"/>
                <w:szCs w:val="19"/>
              </w:rPr>
              <w:t xml:space="preserve">Frequency and freshness promise</w:t>
            </w:r>
          </w:p>
          <w:p>
            <w:pPr>
              <w:pStyle w:val="ListParagraph"/>
              <w:numPr>
                <w:ilvl w:val="0"/>
                <w:numId w:val="3"/>
              </w:numPr>
              <w:spacing w:after="20"/>
            </w:pPr>
            <w:r>
              <w:rPr>
                <w:sz w:val="19"/>
                <w:szCs w:val="19"/>
              </w:rPr>
              <w:t xml:space="preserve">Known quality issues and how they are handled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 document-style card with fields and sample values from the attendance source, with the owner field highlighted.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Every pipeline has a contract. Most are unwritten and discovered at 3 AM. Writing it down is ten minutes of work.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28</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Sources change without warning, so decide the reaction in advance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Column added: keep loading, log the change</w:t>
            </w:r>
          </w:p>
          <w:p>
            <w:pPr>
              <w:pStyle w:val="ListParagraph"/>
              <w:numPr>
                <w:ilvl w:val="0"/>
                <w:numId w:val="3"/>
              </w:numPr>
              <w:spacing w:after="20"/>
            </w:pPr>
            <w:r>
              <w:rPr>
                <w:sz w:val="19"/>
                <w:szCs w:val="19"/>
              </w:rPr>
              <w:t xml:space="preserve">Column renamed or removed: stop and alert</w:t>
            </w:r>
          </w:p>
          <w:p>
            <w:pPr>
              <w:pStyle w:val="ListParagraph"/>
              <w:numPr>
                <w:ilvl w:val="0"/>
                <w:numId w:val="3"/>
              </w:numPr>
              <w:spacing w:after="20"/>
            </w:pPr>
            <w:r>
              <w:rPr>
                <w:sz w:val="19"/>
                <w:szCs w:val="19"/>
              </w:rPr>
              <w:t xml:space="preserve">Type changed: quarantine affected rows</w:t>
            </w:r>
          </w:p>
          <w:p>
            <w:pPr>
              <w:pStyle w:val="ListParagraph"/>
              <w:numPr>
                <w:ilvl w:val="0"/>
                <w:numId w:val="3"/>
              </w:numPr>
              <w:spacing w:after="20"/>
            </w:pPr>
            <w:r>
              <w:rPr>
                <w:sz w:val="19"/>
                <w:szCs w:val="19"/>
              </w:rPr>
              <w:t xml:space="preserve">Record the agreed reaction in the contract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Decision table: change type | pipeline reaction | who is told. Colour-code reactions green (continue), amber (quarantine), red (stop).</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Lab 3 this afternoon breaks the source on purpose, including a new column. Whatever they decide here is what they implement later.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29</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Classification decides who sees what, and PDPA sets the minimum</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Public | Internal | Confidential | Restricted</w:t>
            </w:r>
          </w:p>
          <w:p>
            <w:pPr>
              <w:pStyle w:val="ListParagraph"/>
              <w:numPr>
                <w:ilvl w:val="0"/>
                <w:numId w:val="3"/>
              </w:numPr>
              <w:spacing w:after="20"/>
            </w:pPr>
            <w:r>
              <w:rPr>
                <w:sz w:val="19"/>
                <w:szCs w:val="19"/>
              </w:rPr>
              <w:t xml:space="preserve">NRIC and contact details: Restricted</w:t>
            </w:r>
          </w:p>
          <w:p>
            <w:pPr>
              <w:pStyle w:val="ListParagraph"/>
              <w:numPr>
                <w:ilvl w:val="0"/>
                <w:numId w:val="3"/>
              </w:numPr>
              <w:spacing w:after="20"/>
            </w:pPr>
            <w:r>
              <w:rPr>
                <w:sz w:val="19"/>
                <w:szCs w:val="19"/>
              </w:rPr>
              <w:t xml:space="preserve">PDPA in pipeline terms: collect only what is needed, use it only for the stated purpose, protect it, delete it on schedule</w:t>
            </w:r>
          </w:p>
          <w:p>
            <w:pPr>
              <w:pStyle w:val="ListParagraph"/>
              <w:numPr>
                <w:ilvl w:val="0"/>
                <w:numId w:val="3"/>
              </w:numPr>
              <w:spacing w:after="20"/>
            </w:pPr>
            <w:r>
              <w:rPr>
                <w:sz w:val="19"/>
                <w:szCs w:val="19"/>
              </w:rPr>
              <w:t xml:space="preserve">Classify every column in the contract, not just the obvious ones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Four horizontal bands from light to dark for the four levels, each with capstone column examples. Side panel mapping four PDPA obligations to pipeline controls.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I'm not a lawyer and neither are they. The point is practical: if a column is Restricted, it never reaches Gold readable. Day 2 builds the masking.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30</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Secrets belong in the environment, never in the code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Passwords, tokens and keys live in environment variables or a vault</w:t>
            </w:r>
          </w:p>
          <w:p>
            <w:pPr>
              <w:pStyle w:val="ListParagraph"/>
              <w:numPr>
                <w:ilvl w:val="0"/>
                <w:numId w:val="3"/>
              </w:numPr>
              <w:spacing w:after="20"/>
            </w:pPr>
            <w:r>
              <w:rPr>
                <w:sz w:val="19"/>
                <w:szCs w:val="19"/>
              </w:rPr>
              <w:t xml:space="preserve">Code reads them at run time</w:t>
            </w:r>
          </w:p>
          <w:p>
            <w:pPr>
              <w:pStyle w:val="ListParagraph"/>
              <w:numPr>
                <w:ilvl w:val="0"/>
                <w:numId w:val="3"/>
              </w:numPr>
              <w:spacing w:after="20"/>
            </w:pPr>
            <w:r>
              <w:rPr>
                <w:sz w:val="19"/>
                <w:szCs w:val="19"/>
              </w:rPr>
              <w:t xml:space="preserve">A secret committed to Git is compromised, even after deletion</w:t>
            </w:r>
          </w:p>
          <w:p>
            <w:pPr>
              <w:pStyle w:val="ListParagraph"/>
              <w:numPr>
                <w:ilvl w:val="0"/>
                <w:numId w:val="3"/>
              </w:numPr>
              <w:spacing w:after="20"/>
            </w:pPr>
            <w:r>
              <w:rPr>
                <w:sz w:val="19"/>
                <w:szCs w:val="19"/>
              </w:rPr>
              <w:t xml:space="preserve">This afternoon: SOURCE_API_TOKEN comes from the environment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Side-by-side code snippets. Left, marked with a cross: token typed into the code. Right, marked with a tick: os.environ["SOURCE_API_TOKEN"].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Git remembers everything. Deleting the line doesn't delete the history. That's why a hard-coded token counts as a security incident.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31</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Activity: write the data contracts for your three sources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Teams | 20 minutes</w:t>
            </w:r>
          </w:p>
          <w:p>
            <w:pPr>
              <w:pStyle w:val="ListParagraph"/>
              <w:numPr>
                <w:ilvl w:val="0"/>
                <w:numId w:val="3"/>
              </w:numPr>
              <w:spacing w:after="20"/>
            </w:pPr>
            <w:r>
              <w:rPr>
                <w:sz w:val="19"/>
                <w:szCs w:val="19"/>
              </w:rPr>
              <w:t xml:space="preserve">Use templates/data_contract.md, one per source</w:t>
            </w:r>
          </w:p>
          <w:p>
            <w:pPr>
              <w:pStyle w:val="ListParagraph"/>
              <w:numPr>
                <w:ilvl w:val="0"/>
                <w:numId w:val="3"/>
              </w:numPr>
              <w:spacing w:after="20"/>
            </w:pPr>
            <w:r>
              <w:rPr>
                <w:sz w:val="19"/>
                <w:szCs w:val="19"/>
              </w:rPr>
              <w:t xml:space="preserve">Classify every column and mark how personal data will be protected</w:t>
            </w:r>
          </w:p>
          <w:p>
            <w:pPr>
              <w:pStyle w:val="ListParagraph"/>
              <w:numPr>
                <w:ilvl w:val="0"/>
                <w:numId w:val="3"/>
              </w:numPr>
              <w:spacing w:after="20"/>
            </w:pPr>
            <w:r>
              <w:rPr>
                <w:sz w:val="19"/>
                <w:szCs w:val="19"/>
              </w:rPr>
              <w:t xml:space="preserve">Note one schema change you expect and the pipeline's reaction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Activity template with a preview of the contract template and the three sources as tabs.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Three contracts in twenty minutes is tight. Suggest splitting sources across team members, then a joint review in the last five minutes.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32</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Debrief: a data contract is the first defence against a 3 AM failure and a PDPA breach</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Which fields were hardest to fill?</w:t>
            </w:r>
          </w:p>
          <w:p>
            <w:pPr>
              <w:pStyle w:val="ListParagraph"/>
              <w:numPr>
                <w:ilvl w:val="0"/>
                <w:numId w:val="3"/>
              </w:numPr>
              <w:spacing w:after="20"/>
            </w:pPr>
            <w:r>
              <w:rPr>
                <w:sz w:val="19"/>
                <w:szCs w:val="19"/>
              </w:rPr>
              <w:t xml:space="preserve">Takeaway: owner, freshness and classification are the fields most often missed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Debrief template.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One team reads a contract aloud. Ask the room what is missing. It is usually the owner.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33</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This afternoon you build your Bronze layer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Quick poll: which source are you most worried about?</w:t>
            </w:r>
          </w:p>
          <w:p>
            <w:pPr>
              <w:pStyle w:val="ListParagraph"/>
              <w:numPr>
                <w:ilvl w:val="0"/>
                <w:numId w:val="3"/>
              </w:numPr>
              <w:spacing w:after="20"/>
            </w:pPr>
            <w:r>
              <w:rPr>
                <w:sz w:val="19"/>
                <w:szCs w:val="19"/>
              </w:rPr>
              <w:t xml:space="preserve">After lunch: files and database (Lab 1), API (Lab 2), break it and fix it (Lab 3)</w:t>
            </w:r>
          </w:p>
          <w:p>
            <w:pPr>
              <w:pStyle w:val="ListParagraph"/>
              <w:numPr>
                <w:ilvl w:val="0"/>
                <w:numId w:val="3"/>
              </w:numPr>
              <w:spacing w:after="20"/>
            </w:pPr>
            <w:r>
              <w:rPr>
                <w:sz w:val="19"/>
                <w:szCs w:val="19"/>
              </w:rPr>
              <w:t xml:space="preserve">Back at 1:30 with your Codespace open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Poll on the left (three options: file, database, API) using hands or any polling tool. Afternoon lab timeline on the right.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poll tells you which lab needs the most support time. Usually the API.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34</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Lunch: back at 1:30</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Codespace open when you sit down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Break slide template.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(none)</w:t>
            </w:r>
          </w:p>
        </w:tc>
      </w:tr>
    </w:tbl>
    <w:p>
      <w:pPr>
        <w:spacing w:after="60"/>
      </w:pPr>
    </w:p>
    <w:p>
      <w:pPr>
        <w:pStyle w:val="Heading2"/>
      </w:pPr>
      <w:r>
        <w:t xml:space="preserve">Lab 1: Files and Database into Bronze (1:30 – 2:30)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35</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Environment check: green card up when make check shows OK</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Open your Codespace | </w:t>
            </w:r>
            <w:del w:id="9003" w:author="Claude" w:date="2026-09-29T00:00:00Z">
              <w:r>
                <w:rPr>
                  <w:sz w:val="19"/>
                  <w:szCs w:val="19"/>
                </w:rPr>
                <w:delText xml:space="preserve">Pull the latest changes: git pull</w:delText>
              </w:r>
            </w:del>
            <w:ins w:id="9004" w:author="Claude" w:date="2026-09-29T00:00:00Z">
              <w:r>
                <w:rPr>
                  <w:sz w:val="19"/>
                  <w:szCs w:val="19"/>
                </w:rPr>
                <w:t xml:space="preserve">Get the latest files: make update</w:t>
              </w:r>
            </w:ins>
          </w:p>
          <w:p>
            <w:pPr>
              <w:pStyle w:val="ListParagraph"/>
              <w:numPr>
                <w:ilvl w:val="0"/>
                <w:numId w:val="3"/>
              </w:numPr>
              <w:spacing w:after="20"/>
            </w:pPr>
            <w:r>
              <w:rPr>
                <w:sz w:val="19"/>
                <w:szCs w:val="19"/>
              </w:rPr>
              <w:t xml:space="preserve">Run: make check</w:t>
            </w:r>
          </w:p>
          <w:p>
            <w:pPr>
              <w:pStyle w:val="ListParagraph"/>
              <w:numPr>
                <w:ilvl w:val="0"/>
                <w:numId w:val="3"/>
              </w:numPr>
              <w:spacing w:after="20"/>
            </w:pPr>
            <w:r>
              <w:rPr>
                <w:sz w:val="19"/>
                <w:szCs w:val="19"/>
              </w:rPr>
              <w:t xml:space="preserve">Start the mock API: make api</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Three numbered steps with terminal snippets. Green and red card icons.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Ten minutes, no more. Anyone still red at 1:40 pairs with a green neighbour and you fix theirs during the build.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36</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Lab 1: land the file and database sources in Bronze without losing a single row</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Objective: two Bronze tables with metadata; bad rows quarantined, not dropped</w:t>
            </w:r>
          </w:p>
          <w:p>
            <w:pPr>
              <w:pStyle w:val="ListParagraph"/>
              <w:numPr>
                <w:ilvl w:val="0"/>
                <w:numId w:val="3"/>
              </w:numPr>
              <w:spacing w:after="20"/>
            </w:pPr>
            <w:r>
              <w:rPr>
                <w:sz w:val="19"/>
                <w:szCs w:val="19"/>
              </w:rPr>
              <w:t xml:space="preserve">Name tables bronze.&lt;source&gt;_&lt;entity&gt;</w:t>
            </w:r>
          </w:p>
          <w:p>
            <w:pPr>
              <w:pStyle w:val="ListParagraph"/>
              <w:numPr>
                <w:ilvl w:val="0"/>
                <w:numId w:val="3"/>
              </w:numPr>
              <w:spacing w:after="20"/>
            </w:pPr>
            <w:r>
              <w:rPr>
                <w:sz w:val="19"/>
                <w:szCs w:val="19"/>
              </w:rPr>
              <w:t xml:space="preserve">Add _ingested_at, _source_file, _batch_id</w:t>
            </w:r>
          </w:p>
          <w:p>
            <w:pPr>
              <w:pStyle w:val="ListParagraph"/>
              <w:numPr>
                <w:ilvl w:val="0"/>
                <w:numId w:val="3"/>
              </w:numPr>
              <w:spacing w:after="20"/>
            </w:pPr>
            <w:del w:id="9005" w:author="Claude" w:date="2026-09-29T00:00:00Z">
              <w:r>
                <w:rPr>
                  <w:sz w:val="19"/>
                  <w:szCs w:val="19"/>
                </w:rPr>
                <w:delText xml:space="preserve">Starter: lab1/starter | Reference: lab1/solution</w:delText>
              </w:r>
            </w:del>
            <w:ins w:id="9006" w:author="Claude" w:date="2026-09-29T00:00:00Z">
              <w:r>
                <w:rPr>
                  <w:sz w:val="19"/>
                  <w:szCs w:val="19"/>
                </w:rPr>
                <w:t xml:space="preserve">Brief: lab1/INSTRUCTIONS.md | Your code: lab1/starter</w:t>
              </w:r>
            </w:ins>
          </w:p>
          <w:p>
            <w:pPr>
              <w:pStyle w:val="ListParagraph"/>
              <w:numPr>
                <w:ilvl w:val="0"/>
                <w:numId w:val="3"/>
              </w:numPr>
              <w:spacing w:after="20"/>
            </w:pPr>
            <w:r>
              <w:rPr>
                <w:sz w:val="19"/>
                <w:szCs w:val="19"/>
              </w:rPr>
              <w:t xml:space="preserve">Checkpoint 2:25: row counts and quarantined-row count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Lab brief template: objective banner, Bronze standards as a three-row box, file paths in monospace, checkpoint time in the accent colour.</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standard matters more than the code. Every Bronze table in the course follows these three metadata columns.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37</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Demo: bad rows go to quarantine, not to the bin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Watch: loading a CSV with store_rejects = true</w:t>
            </w:r>
          </w:p>
          <w:p>
            <w:pPr>
              <w:pStyle w:val="ListParagraph"/>
              <w:numPr>
                <w:ilvl w:val="0"/>
                <w:numId w:val="3"/>
              </w:numPr>
              <w:spacing w:after="20"/>
            </w:pPr>
            <w:r>
              <w:rPr>
                <w:sz w:val="19"/>
                <w:szCs w:val="19"/>
              </w:rPr>
              <w:t xml:space="preserve">Watch: querying reject_errors to see what failed and why</w:t>
            </w:r>
          </w:p>
          <w:p>
            <w:pPr>
              <w:pStyle w:val="ListParagraph"/>
              <w:numPr>
                <w:ilvl w:val="0"/>
                <w:numId w:val="3"/>
              </w:numPr>
              <w:spacing w:after="20"/>
            </w:pPr>
            <w:r>
              <w:rPr>
                <w:sz w:val="19"/>
                <w:szCs w:val="19"/>
              </w:rPr>
              <w:t xml:space="preserve">Watch: running the incremental database load twice. The row count does not change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Live demo slide: "LIVE DEMO" banner, three things to watch for. Switch to the Codespace after showing it.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Run the second load deliberately and pause on the unchanged count. That is idempotency on screen.</w:t>
            </w:r>
          </w:p>
        </w:tc>
      </w:tr>
    </w:tbl>
    <w:p>
      <w:pPr>
        <w:spacing w:after="60"/>
      </w:pPr>
    </w:p>
    <w:p>
      <w:pPr>
        <w:pStyle w:val="Heading2"/>
      </w:pPr>
      <w:r>
        <w:t xml:space="preserve">Lab 2: API Ingestion with Pagination and Incremental Loads (2:40 – 3:30)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38</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Lab 2: pull every page since the last load, and survive the rate limit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Objective: API data in bronze.api_grades, loaded incrementally</w:t>
            </w:r>
          </w:p>
          <w:p>
            <w:pPr>
              <w:pStyle w:val="ListParagraph"/>
              <w:numPr>
                <w:ilvl w:val="0"/>
                <w:numId w:val="3"/>
              </w:numPr>
              <w:spacing w:after="20"/>
            </w:pPr>
            <w:r>
              <w:rPr>
                <w:sz w:val="19"/>
                <w:szCs w:val="19"/>
              </w:rPr>
              <w:t xml:space="preserve">Token comes from SOURCE_API_TOKEN, never typed into code</w:t>
            </w:r>
          </w:p>
          <w:p>
            <w:pPr>
              <w:pStyle w:val="ListParagraph"/>
              <w:numPr>
                <w:ilvl w:val="0"/>
                <w:numId w:val="3"/>
              </w:numPr>
              <w:spacing w:after="20"/>
            </w:pPr>
            <w:r>
              <w:rPr>
                <w:sz w:val="19"/>
                <w:szCs w:val="19"/>
              </w:rPr>
              <w:t xml:space="preserve">You may use Copilot or Gemini, then review against the checklist</w:t>
            </w:r>
          </w:p>
          <w:p>
            <w:pPr>
              <w:pStyle w:val="ListParagraph"/>
              <w:numPr>
                <w:ilvl w:val="0"/>
                <w:numId w:val="3"/>
              </w:numPr>
              <w:spacing w:after="20"/>
            </w:pPr>
            <w:del w:id="9007" w:author="Claude" w:date="2026-09-29T00:00:00Z">
              <w:r>
                <w:rPr>
                  <w:sz w:val="19"/>
                  <w:szCs w:val="19"/>
                </w:rPr>
                <w:delText xml:space="preserve">Starter: lab2/starter | Checkpoint 3:25</w:delText>
              </w:r>
            </w:del>
            <w:ins w:id="9008" w:author="Claude" w:date="2026-09-29T00:00:00Z">
              <w:r>
                <w:rPr>
                  <w:sz w:val="19"/>
                  <w:szCs w:val="19"/>
                </w:rPr>
                <w:t xml:space="preserve">Brief: lab2/INSTRUCTIONS.md | Your code: lab2/starter | Checkpoint 3:25</w:t>
              </w:r>
            </w:ins>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Lab brief template. Token rule in a highlighted callout.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Repeat the data rule if they use AI. The token is fake, but the habit is real.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39</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Demo: a 429 means wait and retry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Watch: following next_cursor to the last page</w:t>
            </w:r>
          </w:p>
          <w:p>
            <w:pPr>
              <w:pStyle w:val="ListParagraph"/>
              <w:numPr>
                <w:ilvl w:val="0"/>
                <w:numId w:val="3"/>
              </w:numPr>
              <w:spacing w:after="20"/>
            </w:pPr>
            <w:r>
              <w:rPr>
                <w:sz w:val="19"/>
                <w:szCs w:val="19"/>
              </w:rPr>
              <w:t xml:space="preserve">Watch: the mock API returning 429, and the retry waiting longer each time</w:t>
            </w:r>
          </w:p>
          <w:p>
            <w:pPr>
              <w:pStyle w:val="ListParagraph"/>
              <w:numPr>
                <w:ilvl w:val="0"/>
                <w:numId w:val="3"/>
              </w:numPr>
              <w:spacing w:after="20"/>
            </w:pPr>
            <w:r>
              <w:rPr>
                <w:sz w:val="19"/>
                <w:szCs w:val="19"/>
              </w:rPr>
              <w:t xml:space="preserve">Watch: a 401 failing immediately with a clear message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Live demo slide with a small retry timeline: attempt 1, wait 2s, attempt 2, wait 4s, success.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Show the log line for each retry. Then show 401 failing fast. Retrying a bad token only gets the account locked.</w:t>
            </w:r>
          </w:p>
        </w:tc>
      </w:tr>
    </w:tbl>
    <w:p>
      <w:pPr>
        <w:spacing w:after="60"/>
      </w:pPr>
    </w:p>
    <w:p>
      <w:pPr>
        <w:pStyle w:val="Heading2"/>
      </w:pPr>
      <w:r>
        <w:t xml:space="preserve">Lab 3: Break It and Fix It (3:45 – 4:35)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40</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Lab 3: I will break your sources, and your pipeline should survive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Scenarios run in turn. Each gets about ten minutes</w:t>
            </w:r>
          </w:p>
          <w:p>
            <w:pPr>
              <w:pStyle w:val="ListParagraph"/>
              <w:numPr>
                <w:ilvl w:val="0"/>
                <w:numId w:val="3"/>
              </w:numPr>
              <w:spacing w:after="20"/>
            </w:pPr>
            <w:r>
              <w:rPr>
                <w:sz w:val="19"/>
                <w:szCs w:val="19"/>
              </w:rPr>
              <w:t xml:space="preserve">Diagnose from the logs first, then fix</w:t>
            </w:r>
          </w:p>
          <w:p>
            <w:pPr>
              <w:pStyle w:val="ListParagraph"/>
              <w:numPr>
                <w:ilvl w:val="0"/>
                <w:numId w:val="3"/>
              </w:numPr>
              <w:spacing w:after="20"/>
            </w:pPr>
            <w:r>
              <w:rPr>
                <w:sz w:val="19"/>
                <w:szCs w:val="19"/>
              </w:rPr>
              <w:t xml:space="preserve">Record where each failure was logged</w:t>
            </w:r>
          </w:p>
          <w:p>
            <w:pPr>
              <w:pStyle w:val="ListParagraph"/>
              <w:numPr>
                <w:ilvl w:val="0"/>
                <w:numId w:val="3"/>
              </w:numPr>
              <w:spacing w:after="20"/>
            </w:pPr>
            <w:r>
              <w:rPr>
                <w:sz w:val="19"/>
                <w:szCs w:val="19"/>
              </w:rPr>
              <w:t xml:space="preserve">Checkpoint 4:30: show recovery from at least two scenarios</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Scenario board: five cards A to E, face down. Turn each card over (animation) as the facilitator triggers it.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Don't announce what is coming. Real failures don't arrive with a warning. Reveal each card only after teams have noticed something is wrong.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41</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Scenario board</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A: API returns HTTP 500 for 30 seconds → retries recover automatically</w:t>
            </w:r>
          </w:p>
          <w:p>
            <w:pPr>
              <w:pStyle w:val="ListParagraph"/>
              <w:numPr>
                <w:ilvl w:val="0"/>
                <w:numId w:val="3"/>
              </w:numPr>
              <w:spacing w:after="20"/>
            </w:pPr>
            <w:r>
              <w:rPr>
                <w:sz w:val="19"/>
                <w:szCs w:val="19"/>
              </w:rPr>
              <w:t xml:space="preserve">B: new CSV has corrupted rows → good rows load, bad rows quarantined</w:t>
            </w:r>
          </w:p>
          <w:p>
            <w:pPr>
              <w:pStyle w:val="ListParagraph"/>
              <w:numPr>
                <w:ilvl w:val="0"/>
                <w:numId w:val="3"/>
              </w:numPr>
              <w:spacing w:after="20"/>
            </w:pPr>
            <w:r>
              <w:rPr>
                <w:sz w:val="19"/>
                <w:szCs w:val="19"/>
              </w:rPr>
              <w:t xml:space="preserve">C: source adds a column → load continues, change logged, contract updated</w:t>
            </w:r>
          </w:p>
          <w:p>
            <w:pPr>
              <w:pStyle w:val="ListParagraph"/>
              <w:numPr>
                <w:ilvl w:val="0"/>
                <w:numId w:val="3"/>
              </w:numPr>
              <w:spacing w:after="20"/>
            </w:pPr>
            <w:r>
              <w:rPr>
                <w:sz w:val="19"/>
                <w:szCs w:val="19"/>
              </w:rPr>
              <w:t xml:space="preserve">D: same batch runs twice → no duplicates</w:t>
            </w:r>
          </w:p>
          <w:p>
            <w:pPr>
              <w:pStyle w:val="ListParagraph"/>
              <w:numPr>
                <w:ilvl w:val="0"/>
                <w:numId w:val="3"/>
              </w:numPr>
              <w:spacing w:after="20"/>
            </w:pPr>
            <w:r>
              <w:rPr>
                <w:sz w:val="19"/>
                <w:szCs w:val="19"/>
              </w:rPr>
              <w:t xml:space="preserve">E (stretch): expired token, HTTP 401 → fail fast, no retry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The five cards from slide 40, now face up, each with trigger and expected behaviour. Show only after all scenarios have run.</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Use this as the recap at 4:30. Ask which scenario their pipeline handled worst.</w:t>
            </w:r>
          </w:p>
        </w:tc>
      </w:tr>
    </w:tbl>
    <w:p>
      <w:pPr>
        <w:spacing w:after="60"/>
      </w:pPr>
    </w:p>
    <w:p>
      <w:pPr>
        <w:pStyle w:val="Heading2"/>
      </w:pPr>
      <w:r>
        <w:t xml:space="preserve">Teaching Bridge and Close (4:35 – 5:00)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42</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Teaching bridge: turn today into something you can teach</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Solo, 5 min (journal.md): which concept was hardest today? How would you explain idempotency to a 17-year-old?</w:t>
            </w:r>
          </w:p>
          <w:p>
            <w:pPr>
              <w:pStyle w:val="ListParagraph"/>
              <w:numPr>
                <w:ilvl w:val="0"/>
                <w:numId w:val="3"/>
              </w:numPr>
              <w:spacing w:after="20"/>
            </w:pPr>
            <w:r>
              <w:rPr>
                <w:sz w:val="19"/>
                <w:szCs w:val="19"/>
              </w:rPr>
              <w:t xml:space="preserve">Pairs, 10 min: which source type would you start ITE students with, and what would their first exercise be?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Two panels, "Solo" and "Pairs", each with its timer and prompt. Journal file path in monospace.</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This is what turns training into curriculum. Collect one answer from the pairs for the Day 3 lesson-plan block.</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Slide 43</w:t>
            </w:r>
          </w:p>
        </w:tc>
        <w:tc>
          <w:tcPr>
            <w:tcW w:type="dxa" w:w="73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Today you built Bronze. Tomorrow we make it trustworthy</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On slide</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pStyle w:val="ListParagraph"/>
              <w:numPr>
                <w:ilvl w:val="0"/>
                <w:numId w:val="3"/>
              </w:numPr>
              <w:spacing w:after="20"/>
            </w:pPr>
            <w:r>
              <w:rPr>
                <w:sz w:val="19"/>
                <w:szCs w:val="19"/>
              </w:rPr>
              <w:t xml:space="preserve">Confidence re-check: new sticky note in the Day 1 column</w:t>
            </w:r>
          </w:p>
          <w:p>
            <w:pPr>
              <w:pStyle w:val="ListParagraph"/>
              <w:numPr>
                <w:ilvl w:val="0"/>
                <w:numId w:val="3"/>
              </w:numPr>
              <w:spacing w:after="20"/>
            </w:pPr>
            <w:r>
              <w:rPr>
                <w:sz w:val="19"/>
                <w:szCs w:val="19"/>
              </w:rPr>
              <w:t xml:space="preserve">Optional: list three data quality problems you noticed in Bronze</w:t>
            </w:r>
          </w:p>
          <w:p>
            <w:pPr>
              <w:pStyle w:val="ListParagraph"/>
              <w:numPr>
                <w:ilvl w:val="0"/>
                <w:numId w:val="3"/>
              </w:numPr>
              <w:spacing w:after="20"/>
            </w:pPr>
            <w:r>
              <w:rPr>
                <w:sz w:val="19"/>
                <w:szCs w:val="19"/>
              </w:rPr>
              <w:t xml:space="preserve">Stop your Codespace before you leave (it uses your free hours)</w:t>
            </w:r>
          </w:p>
          <w:p>
            <w:pPr>
              <w:pStyle w:val="ListParagraph"/>
              <w:numPr>
                <w:ilvl w:val="0"/>
                <w:numId w:val="3"/>
              </w:numPr>
              <w:spacing w:after="20"/>
            </w:pPr>
            <w:r>
              <w:rPr>
                <w:sz w:val="19"/>
                <w:szCs w:val="19"/>
              </w:rPr>
              <w:t xml:space="preserve">Tomorrow 9:00, Room 5303</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Visual and layout</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Route map from slide 4 with Day 1 ticked. Right panel: "Before you leave" checklist with a Codespace stop-button screenshot.</w:t>
            </w:r>
          </w:p>
        </w:tc>
      </w:tr>
      <w:tr>
        <w:trPr>
          <w:cantSplit/>
          <w:tblHeader w:val="false"/>
        </w:trPr>
        <w:tc>
          <w:tcPr>
            <w:tcW w:type="dxa" w:w="1700"/>
            <w:tcBorders>
              <w:top w:val="single" w:color="C9D3DC" w:sz="4"/>
              <w:left w:val="single" w:color="C9D3DC" w:sz="4"/>
              <w:bottom w:val="single" w:color="C9D3DC" w:sz="4"/>
              <w:right w:val="single" w:color="C9D3DC" w:sz="4"/>
            </w:tcBorders>
            <w:shd w:fill="E8F1F5" w:color="auto" w:val="clear"/>
            <w:tcMar>
              <w:top w:type="dxa" w:w="60"/>
              <w:left w:type="dxa" w:w="100"/>
              <w:bottom w:type="dxa" w:w="60"/>
              <w:right w:type="dxa" w:w="100"/>
            </w:tcMar>
          </w:tcPr>
          <w:p>
            <w:pPr>
              <w:spacing w:after="30"/>
            </w:pPr>
            <w:r>
              <w:rPr>
                <w:b/>
                <w:bCs/>
                <w:sz w:val="19"/>
                <w:szCs w:val="19"/>
              </w:rPr>
              <w:t xml:space="preserve">Speaker notes</w:t>
            </w:r>
          </w:p>
        </w:tc>
        <w:tc>
          <w:tcPr>
            <w:tcW w:type="dxa" w:w="73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b w:val="false"/>
                <w:bCs w:val="false"/>
                <w:sz w:val="19"/>
                <w:szCs w:val="19"/>
              </w:rPr>
              <w:t xml:space="preserve">Show them where the stop button is. An idle Codespace stops after 30 minutes anyway, but a running one burns their free allowance until then.</w:t>
            </w:r>
          </w:p>
        </w:tc>
      </w:tr>
    </w:tbl>
    <w:p>
      <w:pPr>
        <w:spacing w:after="60"/>
      </w:pPr>
    </w:p>
    <w:p>
      <w:pPr>
        <w:pStyle w:val="Heading1"/>
        <w:pageBreakBefore/>
      </w:pPr>
      <w:r>
        <w:t xml:space="preserve">Part B: End-to-End Facilitator Script</w:t>
      </w:r>
    </w:p>
    <w:p>
      <w:pPr>
        <w:pStyle w:val="Heading2"/>
      </w:pPr>
      <w:r>
        <w:t xml:space="preserve">Before 9:00 AM</w:t>
      </w:r>
    </w:p>
    <w:p>
      <w:pPr>
        <w:tabs>
          <w:tab w:val="left" w:pos="1300"/>
        </w:tabs>
        <w:spacing w:after="100"/>
        <w:ind w:left="1300" w:hanging="1300"/>
      </w:pPr>
      <w:r>
        <w:rPr>
          <w:b/>
          <w:bCs/>
          <w:color w:val="1F3A5F"/>
          <w:sz w:val="19"/>
          <w:szCs w:val="19"/>
        </w:rPr>
        <w:t xml:space="preserve">DO</w:t>
      </w:r>
      <w:r>
        <w:t xml:space="preserve">	8:15. Call [Yang's mobile] from the gate. While you walk to Room 5303, agree two things with him: he welcomes the group for two minutes at 9:00, and he stays for introductions if he can.</w:t>
      </w:r>
    </w:p>
    <w:p>
      <w:pPr>
        <w:tabs>
          <w:tab w:val="left" w:pos="1300"/>
        </w:tabs>
        <w:spacing w:after="100"/>
        <w:ind w:left="1300" w:hanging="1300"/>
      </w:pPr>
      <w:r>
        <w:rPr>
          <w:b/>
          <w:bCs/>
          <w:color w:val="1F3A5F"/>
          <w:sz w:val="19"/>
          <w:szCs w:val="19"/>
        </w:rPr>
        <w:t xml:space="preserve">DO</w:t>
      </w:r>
      <w:r>
        <w:t xml:space="preserve">	8:25. Run the room set-up checklist (Part C). Slide 1 up by 8:45. Mock API running in your Codespace. Test the failure switch once: make fail scenario=a, watch a 500 come back, then make fail scenario=off.</w:t>
      </w:r>
    </w:p>
    <w:p>
      <w:pPr>
        <w:tabs>
          <w:tab w:val="left" w:pos="1300"/>
        </w:tabs>
        <w:spacing w:after="100"/>
        <w:ind w:left="1300" w:hanging="1300"/>
      </w:pPr>
      <w:r>
        <w:rPr>
          <w:b/>
          <w:bCs/>
          <w:color w:val="1F3A5F"/>
          <w:sz w:val="19"/>
          <w:szCs w:val="19"/>
        </w:rPr>
        <w:t xml:space="preserve">DO</w:t>
      </w:r>
      <w:r>
        <w:t xml:space="preserve">	8:45 onwards. Stand at the door. Greet each person by name if you have the list. Point them to the Wi-Fi and QR on screen and ask them to open their Codespace while they wait.</w:t>
      </w:r>
    </w:p>
    <w:p>
      <w:pPr>
        <w:tabs>
          <w:tab w:val="left" w:pos="1300"/>
        </w:tabs>
        <w:spacing w:after="100"/>
        <w:ind w:left="1300" w:hanging="1300"/>
      </w:pPr>
      <w:r>
        <w:rPr>
          <w:b/>
          <w:bCs/>
          <w:color w:val="666666"/>
          <w:sz w:val="19"/>
          <w:szCs w:val="19"/>
        </w:rPr>
        <w:t xml:space="preserve">NOTE</w:t>
      </w:r>
      <w:r>
        <w:t xml:space="preserve">	Anyone who says they didn't do the pre-work: don't fix it at the door. Write their name down. You fix it at 9:25 and during the coffee break.</w:t>
      </w:r>
    </w:p>
    <w:p>
      <w:pPr>
        <w:pStyle w:val="Heading2"/>
      </w:pPr>
      <w:r>
        <w:t xml:space="preserve">Opening (9:00 – 9:30)</w:t>
      </w:r>
    </w:p>
    <w:p>
      <w:pPr>
        <w:pStyle w:val="Heading3"/>
      </w:pPr>
      <w:r>
        <w:t xml:space="preserve">9:00  |  Welcome  (Slide 1)</w:t>
      </w:r>
    </w:p>
    <w:p>
      <w:pPr>
        <w:tabs>
          <w:tab w:val="left" w:pos="1300"/>
        </w:tabs>
        <w:spacing w:after="100"/>
        <w:ind w:left="1300" w:hanging="1300"/>
      </w:pPr>
      <w:r>
        <w:rPr>
          <w:b/>
          <w:bCs/>
          <w:color w:val="1F7A8C"/>
          <w:sz w:val="19"/>
          <w:szCs w:val="19"/>
        </w:rPr>
        <w:t xml:space="preserve">SAY</w:t>
      </w:r>
      <w:r>
        <w:t xml:space="preserve">	"Good morning. I'm Mahesh. For the next three days we're going to build one data pipeline together. It starts as raw files this morning. By Day 3 it runs itself at six every morning, tells you when it breaks, and you'll have a lesson plan to teach it to your students."</w:t>
      </w:r>
    </w:p>
    <w:p>
      <w:pPr>
        <w:tabs>
          <w:tab w:val="left" w:pos="1300"/>
        </w:tabs>
        <w:spacing w:after="100"/>
        <w:ind w:left="1300" w:hanging="1300"/>
      </w:pPr>
      <w:r>
        <w:rPr>
          <w:b/>
          <w:bCs/>
          <w:color w:val="1F7A8C"/>
          <w:sz w:val="19"/>
          <w:szCs w:val="19"/>
        </w:rPr>
        <w:t xml:space="preserve">SAY</w:t>
      </w:r>
      <w:r>
        <w:t xml:space="preserve">	"Before we go further, [Yang] would like to say a few words."</w:t>
      </w:r>
    </w:p>
    <w:p>
      <w:pPr>
        <w:tabs>
          <w:tab w:val="left" w:pos="1300"/>
        </w:tabs>
        <w:spacing w:after="100"/>
        <w:ind w:left="1300" w:hanging="1300"/>
      </w:pPr>
      <w:r>
        <w:rPr>
          <w:b/>
          <w:bCs/>
          <w:color w:val="1F3A5F"/>
          <w:sz w:val="19"/>
          <w:szCs w:val="19"/>
        </w:rPr>
        <w:t xml:space="preserve">DO</w:t>
      </w:r>
      <w:r>
        <w:t xml:space="preserve">	Hand over to Yang. Two minutes. Thank him by name when he finishes.</w:t>
      </w:r>
    </w:p>
    <w:p>
      <w:pPr>
        <w:pStyle w:val="Heading3"/>
      </w:pPr>
      <w:r>
        <w:t xml:space="preserve">9:03  |  Introductions  (Slide 2)</w:t>
      </w:r>
    </w:p>
    <w:p>
      <w:pPr>
        <w:tabs>
          <w:tab w:val="left" w:pos="1300"/>
        </w:tabs>
        <w:spacing w:after="100"/>
        <w:ind w:left="1300" w:hanging="1300"/>
      </w:pPr>
      <w:r>
        <w:rPr>
          <w:b/>
          <w:bCs/>
          <w:color w:val="1F7A8C"/>
          <w:sz w:val="19"/>
          <w:szCs w:val="19"/>
        </w:rPr>
        <w:t xml:space="preserve">SAY</w:t>
      </w:r>
      <w:r>
        <w:t xml:space="preserve">	"Everyone has a bad-data story. Here's mine: [your own messiest-data story, 20 seconds]. Name, department, and the messiest data you've worked with. Thirty seconds each. I'll keep time."</w:t>
      </w:r>
    </w:p>
    <w:p>
      <w:pPr>
        <w:tabs>
          <w:tab w:val="left" w:pos="1300"/>
        </w:tabs>
        <w:spacing w:after="100"/>
        <w:ind w:left="1300" w:hanging="1300"/>
      </w:pPr>
      <w:r>
        <w:rPr>
          <w:b/>
          <w:bCs/>
          <w:color w:val="1F3A5F"/>
          <w:sz w:val="19"/>
          <w:szCs w:val="19"/>
        </w:rPr>
        <w:t xml:space="preserve">DO</w:t>
      </w:r>
      <w:r>
        <w:t xml:space="preserve">	Go clockwise. Start the 30-second timer on the slide. Note on your sheet who mentions Python or SQL confidently and who says they are new to it. That tells you how to mix the teams.</w:t>
      </w:r>
    </w:p>
    <w:p>
      <w:pPr>
        <w:tabs>
          <w:tab w:val="left" w:pos="1300"/>
        </w:tabs>
        <w:spacing w:after="100"/>
        <w:ind w:left="1300" w:hanging="1300"/>
      </w:pPr>
      <w:r>
        <w:rPr>
          <w:b/>
          <w:bCs/>
          <w:color w:val="B7791F"/>
          <w:sz w:val="19"/>
          <w:szCs w:val="19"/>
        </w:rPr>
        <w:t xml:space="preserve">WATCH FOR</w:t>
      </w:r>
      <w:r>
        <w:t xml:space="preserve">	Someone running long. Thank them warmly and move on: "Hold that one, it's a good example for Block 3."</w:t>
      </w:r>
    </w:p>
    <w:p>
      <w:pPr>
        <w:pStyle w:val="Heading3"/>
      </w:pPr>
      <w:r>
        <w:t xml:space="preserve">9:12  |  Housekeeping and rhythm  (Slide 3)</w:t>
      </w:r>
    </w:p>
    <w:p>
      <w:pPr>
        <w:tabs>
          <w:tab w:val="left" w:pos="1300"/>
        </w:tabs>
        <w:spacing w:after="100"/>
        <w:ind w:left="1300" w:hanging="1300"/>
      </w:pPr>
      <w:r>
        <w:rPr>
          <w:b/>
          <w:bCs/>
          <w:color w:val="1F7A8C"/>
          <w:sz w:val="19"/>
          <w:szCs w:val="19"/>
        </w:rPr>
        <w:t xml:space="preserve">SAY</w:t>
      </w:r>
      <w:r>
        <w:t xml:space="preserve">	"The day runs on a fixed rhythm. Theory in the morning, hands-on after lunch. Breaks at 10:50, 12:30, 2:30 and 3:30. We finish at five, sharp, all three days."</w:t>
      </w:r>
    </w:p>
    <w:p>
      <w:pPr>
        <w:tabs>
          <w:tab w:val="left" w:pos="1300"/>
        </w:tabs>
        <w:spacing w:after="100"/>
        <w:ind w:left="1300" w:hanging="1300"/>
      </w:pPr>
      <w:r>
        <w:rPr>
          <w:b/>
          <w:bCs/>
          <w:color w:val="1F7A8C"/>
          <w:sz w:val="19"/>
          <w:szCs w:val="19"/>
        </w:rPr>
        <w:t xml:space="preserve">SAY</w:t>
      </w:r>
      <w:r>
        <w:t xml:space="preserve">	"Toilets are [location]. Phones on silent, please. If you need to take a call, step out, no need to ask."</w:t>
      </w:r>
    </w:p>
    <w:p>
      <w:pPr>
        <w:pStyle w:val="Heading3"/>
      </w:pPr>
      <w:r>
        <w:t xml:space="preserve">9:15  |  The three days  (Slide 4)</w:t>
      </w:r>
    </w:p>
    <w:p>
      <w:pPr>
        <w:tabs>
          <w:tab w:val="left" w:pos="1300"/>
        </w:tabs>
        <w:spacing w:after="100"/>
        <w:ind w:left="1300" w:hanging="1300"/>
      </w:pPr>
      <w:r>
        <w:rPr>
          <w:b/>
          <w:bCs/>
          <w:color w:val="1F7A8C"/>
          <w:sz w:val="19"/>
          <w:szCs w:val="19"/>
        </w:rPr>
        <w:t xml:space="preserve">SAY</w:t>
      </w:r>
      <w:r>
        <w:t xml:space="preserve">	"Here's the plan. Today we get data in reliably. That's the Bronze layer. Tomorrow we clean it and make it something people can trust. Day 3, it runs itself and you plan how to teach it. Nothing we build today gets thrown away. Tomorrow starts from today's tables."</w:t>
      </w:r>
    </w:p>
    <w:p>
      <w:pPr>
        <w:tabs>
          <w:tab w:val="left" w:pos="1300"/>
        </w:tabs>
        <w:spacing w:after="100"/>
        <w:ind w:left="1300" w:hanging="1300"/>
      </w:pPr>
      <w:r>
        <w:rPr>
          <w:b/>
          <w:bCs/>
          <w:color w:val="1F7A8C"/>
          <w:sz w:val="19"/>
          <w:szCs w:val="19"/>
        </w:rPr>
        <w:t xml:space="preserve">SAY</w:t>
      </w:r>
      <w:r>
        <w:t xml:space="preserve">	"We're all building the same capstone: ITE Student Analytics. Attendance files, a student database and a grades API. All synthetic. No real student data goes anywhere near this workshop."</w:t>
      </w:r>
    </w:p>
    <w:p>
      <w:pPr>
        <w:pStyle w:val="Heading3"/>
      </w:pPr>
      <w:r>
        <w:t xml:space="preserve">9:19  |  How each block runs  (Slide 5)</w:t>
      </w:r>
    </w:p>
    <w:p>
      <w:pPr>
        <w:tabs>
          <w:tab w:val="left" w:pos="1300"/>
        </w:tabs>
        <w:spacing w:after="100"/>
        <w:ind w:left="1300" w:hanging="1300"/>
      </w:pPr>
      <w:r>
        <w:rPr>
          <w:b/>
          <w:bCs/>
          <w:color w:val="1F7A8C"/>
          <w:sz w:val="19"/>
          <w:szCs w:val="19"/>
        </w:rPr>
        <w:t xml:space="preserve">SAY</w:t>
      </w:r>
      <w:r>
        <w:t xml:space="preserve">	"Every block this morning runs 10-20-10. Ten minutes of me, twenty minutes of you, ten minutes together. It's the same format you'll use with your students, so watch how it runs as well as what's in it. On Day 3 you'll write one of your own."</w:t>
      </w:r>
    </w:p>
    <w:p>
      <w:pPr>
        <w:pStyle w:val="Heading3"/>
      </w:pPr>
      <w:r>
        <w:t xml:space="preserve">9:21  |  Confidence baseline  (Slide 6)</w:t>
      </w:r>
    </w:p>
    <w:p>
      <w:pPr>
        <w:tabs>
          <w:tab w:val="left" w:pos="1300"/>
        </w:tabs>
        <w:spacing w:after="100"/>
        <w:ind w:left="1300" w:hanging="1300"/>
      </w:pPr>
      <w:r>
        <w:rPr>
          <w:b/>
          <w:bCs/>
          <w:color w:val="1F7A8C"/>
          <w:sz w:val="19"/>
          <w:szCs w:val="19"/>
        </w:rPr>
        <w:t xml:space="preserve">SAY</w:t>
      </w:r>
      <w:r>
        <w:t xml:space="preserve">	"One question. How confident are you building a data pipeline from scratch, one to ten? One is never done it. Ten is you could teach it tomorrow. Write the number on a sticky note, no name, and stick it in the Day 1 column on the whiteboard."</w:t>
      </w:r>
    </w:p>
    <w:p>
      <w:pPr>
        <w:tabs>
          <w:tab w:val="left" w:pos="1300"/>
        </w:tabs>
        <w:spacing w:after="100"/>
        <w:ind w:left="1300" w:hanging="1300"/>
      </w:pPr>
      <w:r>
        <w:rPr>
          <w:b/>
          <w:bCs/>
          <w:color w:val="1F3A5F"/>
          <w:sz w:val="19"/>
          <w:szCs w:val="19"/>
        </w:rPr>
        <w:t xml:space="preserve">DO</w:t>
      </w:r>
      <w:r>
        <w:t xml:space="preserve">	Hand out yellow sticky notes. Give them 90 seconds. Don't read the scores aloud. Glance at the spread so you know the room.</w:t>
      </w:r>
    </w:p>
    <w:p>
      <w:pPr>
        <w:pStyle w:val="Heading3"/>
      </w:pPr>
      <w:r>
        <w:t xml:space="preserve">9:24  |  Environment check  (Slide 7)</w:t>
      </w:r>
    </w:p>
    <w:p>
      <w:pPr>
        <w:tabs>
          <w:tab w:val="left" w:pos="1300"/>
        </w:tabs>
        <w:spacing w:after="100"/>
        <w:ind w:left="1300" w:hanging="1300"/>
      </w:pPr>
      <w:r>
        <w:rPr>
          <w:b/>
          <w:bCs/>
          <w:color w:val="1F7A8C"/>
          <w:sz w:val="19"/>
          <w:szCs w:val="19"/>
        </w:rPr>
        <w:t xml:space="preserve">SAY</w:t>
      </w:r>
      <w:r>
        <w:t xml:space="preserve">	"Last thing before we start. Everything this afternoon runs in your Codespace. Open it, type make check in the terminal. All OK, green card up. Anything red, red card up and I'll come to you."</w:t>
      </w:r>
    </w:p>
    <w:p>
      <w:pPr>
        <w:tabs>
          <w:tab w:val="left" w:pos="1300"/>
        </w:tabs>
        <w:spacing w:after="100"/>
        <w:ind w:left="1300" w:hanging="1300"/>
      </w:pPr>
      <w:r>
        <w:rPr>
          <w:b/>
          <w:bCs/>
          <w:color w:val="1F3A5F"/>
          <w:sz w:val="19"/>
          <w:szCs w:val="19"/>
        </w:rPr>
        <w:t xml:space="preserve">DO</w:t>
      </w:r>
      <w:r>
        <w:t xml:space="preserve">	Walk the room. Every screen, not just the cards. Anyone red: note the name and the error. If more than two are red, fix them during the coffee break rather than now.</w:t>
      </w:r>
    </w:p>
    <w:p>
      <w:pPr>
        <w:tabs>
          <w:tab w:val="left" w:pos="1300"/>
        </w:tabs>
        <w:spacing w:after="100"/>
        <w:ind w:left="1300" w:hanging="1300"/>
      </w:pPr>
      <w:r>
        <w:rPr>
          <w:b/>
          <w:bCs/>
          <w:color w:val="2E7D32"/>
          <w:sz w:val="19"/>
          <w:szCs w:val="19"/>
        </w:rPr>
        <w:t xml:space="preserve">TRANSITION</w:t>
      </w:r>
      <w:r>
        <w:t xml:space="preserve">	"Right. Cards down. Let's start with the question every pipeline has to answer: what is it actually for?"</w:t>
      </w:r>
    </w:p>
    <w:p>
      <w:pPr>
        <w:pStyle w:val="Heading2"/>
      </w:pPr>
      <w:r>
        <w:t xml:space="preserve">Block 1: Modern Data Pipeline Architecture (9:30 – 10:10)</w:t>
      </w:r>
    </w:p>
    <w:p>
      <w:pPr>
        <w:pStyle w:val="Heading3"/>
      </w:pPr>
      <w:r>
        <w:t xml:space="preserve">9:30  |  Lecture, 10 minutes  (Slides 8 – 11)</w:t>
      </w:r>
    </w:p>
    <w:p>
      <w:pPr>
        <w:tabs>
          <w:tab w:val="left" w:pos="1300"/>
        </w:tabs>
        <w:spacing w:after="100"/>
        <w:ind w:left="1300" w:hanging="1300"/>
      </w:pPr>
      <w:r>
        <w:rPr>
          <w:b/>
          <w:bCs/>
          <w:color w:val="1F7A8C"/>
          <w:sz w:val="19"/>
          <w:szCs w:val="19"/>
        </w:rPr>
        <w:t xml:space="preserve">SAY</w:t>
      </w:r>
      <w:r>
        <w:t xml:space="preserve">	Slide 8. "Imagine the HOD wants a list every morning of students whose attendance dropped below 75% this week. If that list arrives at ten o'clock, the 8 AM class has already happened. The students who needed a phone call didn't get one. A pipeline is a promise to that HOD: the right data, in the right place, on time. When it can't keep the promise, it says so loudly."</w:t>
      </w:r>
    </w:p>
    <w:p>
      <w:pPr>
        <w:tabs>
          <w:tab w:val="left" w:pos="1300"/>
        </w:tabs>
        <w:spacing w:after="100"/>
        <w:ind w:left="1300" w:hanging="1300"/>
      </w:pPr>
      <w:r>
        <w:rPr>
          <w:b/>
          <w:bCs/>
          <w:color w:val="1F7A8C"/>
          <w:sz w:val="19"/>
          <w:szCs w:val="19"/>
        </w:rPr>
        <w:t xml:space="preserve">SAY</w:t>
      </w:r>
      <w:r>
        <w:t xml:space="preserve">	Slide 9. "Twenty years ago we transformed data before loading it, because storage was expensive. That's ETL. The raw data was thrown away. Today storage is cheap, so we load raw first and transform inside the platform. That's ELT. The reason it won is simple: when a business rule changes, and it will, you re-run from the raw copy. ETL teams have to go back to the source and hope it still has the data."</w:t>
      </w:r>
    </w:p>
    <w:p>
      <w:pPr>
        <w:tabs>
          <w:tab w:val="left" w:pos="1300"/>
        </w:tabs>
        <w:spacing w:after="100"/>
        <w:ind w:left="1300" w:hanging="1300"/>
      </w:pPr>
      <w:r>
        <w:rPr>
          <w:b/>
          <w:bCs/>
          <w:color w:val="1F7A8C"/>
          <w:sz w:val="19"/>
          <w:szCs w:val="19"/>
        </w:rPr>
        <w:t xml:space="preserve">SAY</w:t>
      </w:r>
      <w:r>
        <w:t xml:space="preserve">	Slide 10. "We organise the data in three layers. Bronze keeps exactly what the source sent, plus when and where it came from. Silver cleans it. Gold serves it. One rule matters today: you never edit Bronze. If the Silver logic turns out to be wrong on Day 3, you rebuild Silver from Bronze. That only works if Bronze is untouched."</w:t>
      </w:r>
    </w:p>
    <w:p>
      <w:pPr>
        <w:tabs>
          <w:tab w:val="left" w:pos="1300"/>
        </w:tabs>
        <w:spacing w:after="100"/>
        <w:ind w:left="1300" w:hanging="1300"/>
      </w:pPr>
      <w:r>
        <w:rPr>
          <w:b/>
          <w:bCs/>
          <w:color w:val="1F7A8C"/>
          <w:sz w:val="19"/>
          <w:szCs w:val="19"/>
        </w:rPr>
        <w:t xml:space="preserve">SAY</w:t>
      </w:r>
      <w:r>
        <w:t xml:space="preserve">	Slide 11. "Why is AI in a pipelining course? Because AI systems are pipeline customers. Chatbots and prediction models read from Gold. A wrong number on a dashboard gets questioned. A wrong answer from an AI assistant gets believed, because it sounds sure of itself. Your students will build AI features on data someone else prepared. They need to know what bad preparation does."</w:t>
      </w:r>
    </w:p>
    <w:p>
      <w:pPr>
        <w:pStyle w:val="Heading3"/>
      </w:pPr>
      <w:r>
        <w:t xml:space="preserve">9:40  |  Activity, 20 minutes  (Slide 12)</w:t>
      </w:r>
    </w:p>
    <w:p>
      <w:pPr>
        <w:tabs>
          <w:tab w:val="left" w:pos="1300"/>
        </w:tabs>
        <w:spacing w:after="100"/>
        <w:ind w:left="1300" w:hanging="1300"/>
      </w:pPr>
      <w:r>
        <w:rPr>
          <w:b/>
          <w:bCs/>
          <w:color w:val="1F3A5F"/>
          <w:sz w:val="19"/>
          <w:szCs w:val="19"/>
        </w:rPr>
        <w:t xml:space="preserve">DO</w:t>
      </w:r>
      <w:r>
        <w:t xml:space="preserve">	Form groups of three. Mix confident and newer people using your introduction notes.</w:t>
      </w:r>
    </w:p>
    <w:p>
      <w:pPr>
        <w:tabs>
          <w:tab w:val="left" w:pos="1300"/>
        </w:tabs>
        <w:spacing w:after="100"/>
        <w:ind w:left="1300" w:hanging="1300"/>
      </w:pPr>
      <w:r>
        <w:rPr>
          <w:b/>
          <w:bCs/>
          <w:color w:val="1F7A8C"/>
          <w:sz w:val="19"/>
          <w:szCs w:val="19"/>
        </w:rPr>
        <w:t xml:space="preserve">SAY</w:t>
      </w:r>
      <w:r>
        <w:t xml:space="preserve">	"Two parts. First, eight minutes: pick an organisation in Singapore. A polyclinic, a bus operator, an online shop. What data comes in, which decisions come out, and name three pipelines it has to run. You have one minute to pick. Don't spend five."</w:t>
      </w:r>
    </w:p>
    <w:p>
      <w:pPr>
        <w:tabs>
          <w:tab w:val="left" w:pos="1300"/>
        </w:tabs>
        <w:spacing w:after="100"/>
        <w:ind w:left="1300" w:hanging="1300"/>
      </w:pPr>
      <w:r>
        <w:rPr>
          <w:b/>
          <w:bCs/>
          <w:color w:val="1F3A5F"/>
          <w:sz w:val="19"/>
          <w:szCs w:val="19"/>
        </w:rPr>
        <w:t xml:space="preserve">DO</w:t>
      </w:r>
      <w:r>
        <w:t xml:space="preserve">	At 9:41 call time on choosing. At 9:48 call Part 2.</w:t>
      </w:r>
    </w:p>
    <w:p>
      <w:pPr>
        <w:tabs>
          <w:tab w:val="left" w:pos="1300"/>
        </w:tabs>
        <w:spacing w:after="100"/>
        <w:ind w:left="1300" w:hanging="1300"/>
      </w:pPr>
      <w:r>
        <w:rPr>
          <w:b/>
          <w:bCs/>
          <w:color w:val="1F7A8C"/>
          <w:sz w:val="19"/>
          <w:szCs w:val="19"/>
        </w:rPr>
        <w:t xml:space="preserve">SAY</w:t>
      </w:r>
      <w:r>
        <w:t xml:space="preserve">	"Part two, twelve minutes. Sketch the Bronze, Silver, Gold design for our capstone. Flip-chart paper, or the template in templates/architecture.md. Mark where the quality checks go and where the personal data sits."</w:t>
      </w:r>
    </w:p>
    <w:p>
      <w:pPr>
        <w:tabs>
          <w:tab w:val="left" w:pos="1300"/>
        </w:tabs>
        <w:spacing w:after="100"/>
        <w:ind w:left="1300" w:hanging="1300"/>
      </w:pPr>
      <w:r>
        <w:rPr>
          <w:b/>
          <w:bCs/>
          <w:color w:val="B7791F"/>
          <w:sz w:val="19"/>
          <w:szCs w:val="19"/>
        </w:rPr>
        <w:t xml:space="preserve">WATCH FOR</w:t>
      </w:r>
      <w:r>
        <w:t xml:space="preserve">	Groups drawing tools instead of layers ("Airflow here, dbt there"). Redirect: "What is each layer for? Tools come later."</w:t>
      </w:r>
    </w:p>
    <w:p>
      <w:pPr>
        <w:pStyle w:val="Heading3"/>
      </w:pPr>
      <w:r>
        <w:t xml:space="preserve">10:00  |  Debrief, 10 minutes  (Slide 13)</w:t>
      </w:r>
    </w:p>
    <w:p>
      <w:pPr>
        <w:tabs>
          <w:tab w:val="left" w:pos="1300"/>
        </w:tabs>
        <w:spacing w:after="100"/>
        <w:ind w:left="1300" w:hanging="1300"/>
      </w:pPr>
      <w:r>
        <w:rPr>
          <w:b/>
          <w:bCs/>
          <w:color w:val="6B3FA0"/>
          <w:sz w:val="19"/>
          <w:szCs w:val="19"/>
        </w:rPr>
        <w:t xml:space="preserve">ASK</w:t>
      </w:r>
      <w:r>
        <w:t xml:space="preserve">	"Two groups, ninety seconds each. Walk us through your design."</w:t>
      </w:r>
    </w:p>
    <w:p>
      <w:pPr>
        <w:tabs>
          <w:tab w:val="left" w:pos="1300"/>
        </w:tabs>
        <w:spacing w:after="100"/>
        <w:ind w:left="1300" w:hanging="1300"/>
      </w:pPr>
      <w:r>
        <w:rPr>
          <w:b/>
          <w:bCs/>
          <w:color w:val="6B3FA0"/>
          <w:sz w:val="19"/>
          <w:szCs w:val="19"/>
        </w:rPr>
        <w:t xml:space="preserve">ASK</w:t>
      </w:r>
      <w:r>
        <w:t xml:space="preserve">	"Where did you put the quality checks? Where does the NRIC end up?"</w:t>
      </w:r>
    </w:p>
    <w:p>
      <w:pPr>
        <w:tabs>
          <w:tab w:val="left" w:pos="1300"/>
        </w:tabs>
        <w:spacing w:after="100"/>
        <w:ind w:left="1300" w:hanging="1300"/>
      </w:pPr>
      <w:r>
        <w:rPr>
          <w:b/>
          <w:bCs/>
          <w:color w:val="1F7A8C"/>
          <w:sz w:val="19"/>
          <w:szCs w:val="19"/>
        </w:rPr>
        <w:t xml:space="preserve">SAY</w:t>
      </w:r>
      <w:r>
        <w:t xml:space="preserve">	If NRIC reaches Gold readable (it usually does): "Hold that thought. It's exactly the problem Block 4 fixes."</w:t>
      </w:r>
    </w:p>
    <w:p>
      <w:pPr>
        <w:tabs>
          <w:tab w:val="left" w:pos="1300"/>
        </w:tabs>
        <w:spacing w:after="100"/>
        <w:ind w:left="1300" w:hanging="1300"/>
      </w:pPr>
      <w:r>
        <w:rPr>
          <w:b/>
          <w:bCs/>
          <w:color w:val="1F7A8C"/>
          <w:sz w:val="19"/>
          <w:szCs w:val="19"/>
        </w:rPr>
        <w:t xml:space="preserve">SAY</w:t>
      </w:r>
      <w:r>
        <w:t xml:space="preserve">	"The takeaway: Bronze is your insurance policy. When something breaks downstream, you can always replay from raw."</w:t>
      </w:r>
    </w:p>
    <w:p>
      <w:pPr>
        <w:tabs>
          <w:tab w:val="left" w:pos="1300"/>
        </w:tabs>
        <w:spacing w:after="100"/>
        <w:ind w:left="1300" w:hanging="1300"/>
      </w:pPr>
      <w:r>
        <w:rPr>
          <w:b/>
          <w:bCs/>
          <w:color w:val="2E7D32"/>
          <w:sz w:val="19"/>
          <w:szCs w:val="19"/>
        </w:rPr>
        <w:t xml:space="preserve">TRANSITION</w:t>
      </w:r>
      <w:r>
        <w:t xml:space="preserve">	"You've got the shape. Now the tools, and the one tool most of you already have open in another tab."</w:t>
      </w:r>
    </w:p>
    <w:p>
      <w:pPr>
        <w:pStyle w:val="Heading2"/>
      </w:pPr>
      <w:r>
        <w:t xml:space="preserve">Block 2: The Tool Map and AI-Assisted Engineering (10:10 – 10:50)</w:t>
      </w:r>
    </w:p>
    <w:p>
      <w:pPr>
        <w:pStyle w:val="Heading3"/>
      </w:pPr>
      <w:r>
        <w:t xml:space="preserve">10:10  |  Lecture, 10 minutes  (Slides 14 – 17)</w:t>
      </w:r>
    </w:p>
    <w:p>
      <w:pPr>
        <w:tabs>
          <w:tab w:val="left" w:pos="1300"/>
        </w:tabs>
        <w:spacing w:after="100"/>
        <w:ind w:left="1300" w:hanging="1300"/>
      </w:pPr>
      <w:r>
        <w:rPr>
          <w:b/>
          <w:bCs/>
          <w:color w:val="1F7A8C"/>
          <w:sz w:val="19"/>
          <w:szCs w:val="19"/>
        </w:rPr>
        <w:t xml:space="preserve">SAY</w:t>
      </w:r>
      <w:r>
        <w:t xml:space="preserve">	Slide 14. "There are hundreds of data tools and most will be renamed or bought within five years. So learn the jobs, not the logos. There are six: ingest, store, transform, orchestrate, observe, govern. This week we use Python, DuckDB, dbt, Airflow and GitHub Actions. In industry you'll see Databricks, Snowflake, Fabric and others. Same six jobs. If a student understands what orchestration is, learning a new orchestrator takes a day."</w:t>
      </w:r>
    </w:p>
    <w:p>
      <w:pPr>
        <w:tabs>
          <w:tab w:val="left" w:pos="1300"/>
        </w:tabs>
        <w:spacing w:after="100"/>
        <w:ind w:left="1300" w:hanging="1300"/>
      </w:pPr>
      <w:r>
        <w:rPr>
          <w:b/>
          <w:bCs/>
          <w:color w:val="1F7A8C"/>
          <w:sz w:val="19"/>
          <w:szCs w:val="19"/>
        </w:rPr>
        <w:t xml:space="preserve">SAY</w:t>
      </w:r>
      <w:r>
        <w:t xml:space="preserve">	Slide 15. "Most of you use Copilot or Gemini already. I'm not going to sell it to you. I'll show you where it breaks. It's very good at first drafts: boilerplate, SQL, explaining an error message. It's bad at knowing which version of a library you run, and it can't see its own logic errors. The failures we see most: functions that don't exist, missing timeouts, and passwords typed straight into the code."</w:t>
      </w:r>
    </w:p>
    <w:p>
      <w:pPr>
        <w:tabs>
          <w:tab w:val="left" w:pos="1300"/>
        </w:tabs>
        <w:spacing w:after="100"/>
        <w:ind w:left="1300" w:hanging="1300"/>
      </w:pPr>
      <w:r>
        <w:rPr>
          <w:b/>
          <w:bCs/>
          <w:color w:val="1F7A8C"/>
          <w:sz w:val="19"/>
          <w:szCs w:val="19"/>
        </w:rPr>
        <w:t xml:space="preserve">SAY</w:t>
      </w:r>
      <w:r>
        <w:t xml:space="preserve">	Slide 16. Slow down here. "One rule for all three days. Only synthetic workshop data goes into any AI tool. Never student data. Never passwords or tokens. I'll repeat this before every AI exercise, and it's the same rule your students need. Pasting student records into a chatbot is a PDPA breach."</w:t>
      </w:r>
    </w:p>
    <w:p>
      <w:pPr>
        <w:tabs>
          <w:tab w:val="left" w:pos="1300"/>
        </w:tabs>
        <w:spacing w:after="100"/>
        <w:ind w:left="1300" w:hanging="1300"/>
      </w:pPr>
      <w:r>
        <w:rPr>
          <w:b/>
          <w:bCs/>
          <w:color w:val="1F7A8C"/>
          <w:sz w:val="19"/>
          <w:szCs w:val="19"/>
        </w:rPr>
        <w:t xml:space="preserve">SAY</w:t>
      </w:r>
      <w:r>
        <w:t xml:space="preserve">	Slide 17. "The working loop is prompt, review, test. Most people stop at prompt. The value is in the review. And at the end, you sign off the code. Not the assistant."</w:t>
      </w:r>
    </w:p>
    <w:p>
      <w:pPr>
        <w:pStyle w:val="Heading3"/>
      </w:pPr>
      <w:r>
        <w:t xml:space="preserve">10:20  |  Activity, 20 minutes  (Slide 18)</w:t>
      </w:r>
    </w:p>
    <w:p>
      <w:pPr>
        <w:tabs>
          <w:tab w:val="left" w:pos="1300"/>
        </w:tabs>
        <w:spacing w:after="100"/>
        <w:ind w:left="1300" w:hanging="1300"/>
      </w:pPr>
      <w:r>
        <w:rPr>
          <w:b/>
          <w:bCs/>
          <w:color w:val="1F3A5F"/>
          <w:sz w:val="19"/>
          <w:szCs w:val="19"/>
        </w:rPr>
        <w:t xml:space="preserve">DO</w:t>
      </w:r>
      <w:r>
        <w:t xml:space="preserve">	Pairs. Put the prompt on screen. Make sure at least one person in each pair has either an assistant or day1/ai_sample.py open.</w:t>
      </w:r>
    </w:p>
    <w:p>
      <w:pPr>
        <w:tabs>
          <w:tab w:val="left" w:pos="1300"/>
        </w:tabs>
        <w:spacing w:after="100"/>
        <w:ind w:left="1300" w:hanging="1300"/>
      </w:pPr>
      <w:r>
        <w:rPr>
          <w:b/>
          <w:bCs/>
          <w:color w:val="1F7A8C"/>
          <w:sz w:val="19"/>
          <w:szCs w:val="19"/>
        </w:rPr>
        <w:t xml:space="preserve">SAY</w:t>
      </w:r>
      <w:r>
        <w:t xml:space="preserve">	"Same prompt for everyone. Copilot, Gemini, whatever you use. Paste it in, take the code it gives you, and review it against the checklist in templates/ai_review_checklist.md. No assistant? Open day1/ai_sample.py. I wrote that one with AI and didn't fix anything. Find at least three problems."</w:t>
      </w:r>
    </w:p>
    <w:p>
      <w:pPr>
        <w:tabs>
          <w:tab w:val="left" w:pos="1300"/>
        </w:tabs>
        <w:spacing w:after="100"/>
        <w:ind w:left="1300" w:hanging="1300"/>
      </w:pPr>
      <w:r>
        <w:rPr>
          <w:b/>
          <w:bCs/>
          <w:color w:val="1F7A8C"/>
          <w:sz w:val="19"/>
          <w:szCs w:val="19"/>
        </w:rPr>
        <w:t xml:space="preserve">SAY</w:t>
      </w:r>
      <w:r>
        <w:t xml:space="preserve">	Repeat the rule: "Remember, only the prompt goes in. No data, no tokens."</w:t>
      </w:r>
    </w:p>
    <w:p>
      <w:pPr>
        <w:tabs>
          <w:tab w:val="left" w:pos="1300"/>
        </w:tabs>
        <w:spacing w:after="100"/>
        <w:ind w:left="1300" w:hanging="1300"/>
      </w:pPr>
      <w:r>
        <w:rPr>
          <w:b/>
          <w:bCs/>
          <w:color w:val="B7791F"/>
          <w:sz w:val="19"/>
          <w:szCs w:val="19"/>
        </w:rPr>
        <w:t xml:space="preserve">WATCH FOR</w:t>
      </w:r>
      <w:r>
        <w:t xml:space="preserve">	Pairs who run the code and stop because "it works". Push them: "What happens on the last page? What if the server never replies?"</w:t>
      </w:r>
    </w:p>
    <w:p>
      <w:pPr>
        <w:tabs>
          <w:tab w:val="left" w:pos="1300"/>
        </w:tabs>
        <w:spacing w:after="100"/>
        <w:ind w:left="1300" w:hanging="1300"/>
      </w:pPr>
      <w:r>
        <w:rPr>
          <w:b/>
          <w:bCs/>
          <w:color w:val="666666"/>
          <w:sz w:val="19"/>
          <w:szCs w:val="19"/>
        </w:rPr>
        <w:t xml:space="preserve">NOTE</w:t>
      </w:r>
      <w:r>
        <w:t xml:space="preserve">	Answer key for day1/ai_sample.py (hold until the debrief): 1) no timeout on the request; 2) no retry on 429 or 5xx; 3) API token typed into the code; 4) loop checks the wrong key, so it never ends on the last page; 5) no raise_for_status, so error pages are parsed as data; 6) logs the full request headers, which prints the token.</w:t>
      </w:r>
    </w:p>
    <w:p>
      <w:pPr>
        <w:pStyle w:val="Heading3"/>
      </w:pPr>
      <w:r>
        <w:t xml:space="preserve">10:40  |  Debrief, 10 minutes  (Slide 19)</w:t>
      </w:r>
    </w:p>
    <w:p>
      <w:pPr>
        <w:tabs>
          <w:tab w:val="left" w:pos="1300"/>
        </w:tabs>
        <w:spacing w:after="100"/>
        <w:ind w:left="1300" w:hanging="1300"/>
      </w:pPr>
      <w:r>
        <w:rPr>
          <w:b/>
          <w:bCs/>
          <w:color w:val="1F3A5F"/>
          <w:sz w:val="19"/>
          <w:szCs w:val="19"/>
        </w:rPr>
        <w:t xml:space="preserve">DO</w:t>
      </w:r>
      <w:r>
        <w:t xml:space="preserve">	Go round the pairs, one new defect each, written on the whiteboard. Stop when nothing new comes up. Then read out any of the six they missed.</w:t>
      </w:r>
    </w:p>
    <w:p>
      <w:pPr>
        <w:tabs>
          <w:tab w:val="left" w:pos="1300"/>
        </w:tabs>
        <w:spacing w:after="100"/>
        <w:ind w:left="1300" w:hanging="1300"/>
      </w:pPr>
      <w:r>
        <w:rPr>
          <w:b/>
          <w:bCs/>
          <w:color w:val="6B3FA0"/>
          <w:sz w:val="19"/>
          <w:szCs w:val="19"/>
        </w:rPr>
        <w:t xml:space="preserve">ASK</w:t>
      </w:r>
      <w:r>
        <w:t xml:space="preserve">	"If a student hands in this code, what would you want them to show you?"</w:t>
      </w:r>
    </w:p>
    <w:p>
      <w:pPr>
        <w:tabs>
          <w:tab w:val="left" w:pos="1300"/>
        </w:tabs>
        <w:spacing w:after="100"/>
        <w:ind w:left="1300" w:hanging="1300"/>
      </w:pPr>
      <w:r>
        <w:rPr>
          <w:b/>
          <w:bCs/>
          <w:color w:val="1F7A8C"/>
          <w:sz w:val="19"/>
          <w:szCs w:val="19"/>
        </w:rPr>
        <w:t xml:space="preserve">SAY</w:t>
      </w:r>
      <w:r>
        <w:t xml:space="preserve">	"Three rules for AI in your classes. Declare it: say which tool you used. Review it: against a checklist like this one. Test it: prove it works. You'll use these on Day 3 when you write your lesson plan."</w:t>
      </w:r>
    </w:p>
    <w:p>
      <w:pPr>
        <w:tabs>
          <w:tab w:val="left" w:pos="1300"/>
        </w:tabs>
        <w:spacing w:after="100"/>
        <w:ind w:left="1300" w:hanging="1300"/>
      </w:pPr>
      <w:r>
        <w:rPr>
          <w:b/>
          <w:bCs/>
          <w:color w:val="1F7A8C"/>
          <w:sz w:val="19"/>
          <w:szCs w:val="19"/>
        </w:rPr>
        <w:t xml:space="preserve">SAY</w:t>
      </w:r>
      <w:r>
        <w:t xml:space="preserve">	"AI writes the first draft. You're still the engineer who signs off."</w:t>
      </w:r>
    </w:p>
    <w:p>
      <w:pPr>
        <w:tabs>
          <w:tab w:val="left" w:pos="1300"/>
        </w:tabs>
        <w:spacing w:after="100"/>
        <w:ind w:left="1300" w:hanging="1300"/>
      </w:pPr>
      <w:r>
        <w:rPr>
          <w:b/>
          <w:bCs/>
          <w:color w:val="2E7D32"/>
          <w:sz w:val="19"/>
          <w:szCs w:val="19"/>
        </w:rPr>
        <w:t xml:space="preserve">TRANSITION</w:t>
      </w:r>
      <w:r>
        <w:t xml:space="preserve">	"Coffee. Back at 11:05. If your card was red this morning, come and find me now."</w:t>
      </w:r>
    </w:p>
    <w:p>
      <w:pPr>
        <w:pStyle w:val="Heading2"/>
      </w:pPr>
      <w:r>
        <w:t xml:space="preserve">Coffee Break (10:50 – 11:05)</w:t>
      </w:r>
    </w:p>
    <w:p>
      <w:pPr>
        <w:tabs>
          <w:tab w:val="left" w:pos="1300"/>
        </w:tabs>
        <w:spacing w:after="100"/>
        <w:ind w:left="1300" w:hanging="1300"/>
      </w:pPr>
      <w:r>
        <w:rPr>
          <w:b/>
          <w:bCs/>
          <w:color w:val="1F3A5F"/>
          <w:sz w:val="19"/>
          <w:szCs w:val="19"/>
        </w:rPr>
        <w:t xml:space="preserve">DO</w:t>
      </w:r>
      <w:r>
        <w:t xml:space="preserve">	Fix red Codespaces first. Then check the flip charts from Block 1 are on the wall for later reference. Start the next section on time even if people are still returning; it signals the timings are real.</w:t>
      </w:r>
    </w:p>
    <w:p>
      <w:pPr>
        <w:pStyle w:val="Heading2"/>
      </w:pPr>
      <w:r>
        <w:t xml:space="preserve">Block 3: Data Sources and Ingestion Patterns (11:05 – 11:45)</w:t>
      </w:r>
    </w:p>
    <w:p>
      <w:pPr>
        <w:pStyle w:val="Heading3"/>
      </w:pPr>
      <w:r>
        <w:t xml:space="preserve">11:05  |  Lecture, 10 minutes  (Slides 21 – 24)</w:t>
      </w:r>
    </w:p>
    <w:p>
      <w:pPr>
        <w:tabs>
          <w:tab w:val="left" w:pos="1300"/>
        </w:tabs>
        <w:spacing w:after="100"/>
        <w:ind w:left="1300" w:hanging="1300"/>
      </w:pPr>
      <w:r>
        <w:rPr>
          <w:b/>
          <w:bCs/>
          <w:color w:val="1F7A8C"/>
          <w:sz w:val="19"/>
          <w:szCs w:val="19"/>
        </w:rPr>
        <w:t xml:space="preserve">SAY</w:t>
      </w:r>
      <w:r>
        <w:t xml:space="preserve">	Slide 21. "Every source fails in its own way. Files arrive late, arrive twice, or arrive half-written. Databases change underneath you, and a heavy query can slow down the application everyone else is using. APIs have rate limits and tokens that expire. Anyone had an attendance file emailed twice? That's the file problem."</w:t>
      </w:r>
    </w:p>
    <w:p>
      <w:pPr>
        <w:tabs>
          <w:tab w:val="left" w:pos="1300"/>
        </w:tabs>
        <w:spacing w:after="100"/>
        <w:ind w:left="1300" w:hanging="1300"/>
      </w:pPr>
      <w:r>
        <w:rPr>
          <w:b/>
          <w:bCs/>
          <w:color w:val="1F7A8C"/>
          <w:sz w:val="19"/>
          <w:szCs w:val="19"/>
        </w:rPr>
        <w:t xml:space="preserve">SAY</w:t>
      </w:r>
      <w:r>
        <w:t xml:space="preserve">	Slide 22. "Full load means copying everything every time. Fine for a small table. Once data grows, you load only what changed since last time, using a watermark column like updated_at. The word I want you to remember is idempotent. It means you can run the same load twice and get the same result. No duplicates. It's the difference between a re-run that fixes a problem and a re-run that doubles every number in the report."</w:t>
      </w:r>
    </w:p>
    <w:p>
      <w:pPr>
        <w:tabs>
          <w:tab w:val="left" w:pos="1300"/>
        </w:tabs>
        <w:spacing w:after="100"/>
        <w:ind w:left="1300" w:hanging="1300"/>
      </w:pPr>
      <w:r>
        <w:rPr>
          <w:b/>
          <w:bCs/>
          <w:color w:val="1F7A8C"/>
          <w:sz w:val="19"/>
          <w:szCs w:val="19"/>
        </w:rPr>
        <w:t xml:space="preserve">SAY</w:t>
      </w:r>
      <w:r>
        <w:t xml:space="preserve">	Slide 23. "Everyone wants real-time until they see the bill. Match the freshness to the decision. Attendance for a weekly review? Daily is right. Fraud detection? Seconds. Ask one question: what does stale data cost, and who notices?"</w:t>
      </w:r>
    </w:p>
    <w:p>
      <w:pPr>
        <w:tabs>
          <w:tab w:val="left" w:pos="1300"/>
        </w:tabs>
        <w:spacing w:after="100"/>
        <w:ind w:left="1300" w:hanging="1300"/>
      </w:pPr>
      <w:r>
        <w:rPr>
          <w:b/>
          <w:bCs/>
          <w:color w:val="1F7A8C"/>
          <w:sz w:val="19"/>
          <w:szCs w:val="19"/>
        </w:rPr>
        <w:t xml:space="preserve">SAY</w:t>
      </w:r>
      <w:r>
        <w:t xml:space="preserve">	Slide 24. "APIs fail in four predictable ways. Tokens expire, so fail fast with a clear message. Results come in pages, so keep going until there's no next page. You get a 429, which means slow down, so wait and retry with longer gaps. And set a timeout, so you never wait forever. This slide is your brief for Lab 2 this afternoon."</w:t>
      </w:r>
    </w:p>
    <w:p>
      <w:pPr>
        <w:pStyle w:val="Heading3"/>
      </w:pPr>
      <w:r>
        <w:t xml:space="preserve">11:15  |  Activity, 20 minutes  (Slide 25)</w:t>
      </w:r>
    </w:p>
    <w:p>
      <w:pPr>
        <w:tabs>
          <w:tab w:val="left" w:pos="1300"/>
        </w:tabs>
        <w:spacing w:after="100"/>
        <w:ind w:left="1300" w:hanging="1300"/>
      </w:pPr>
      <w:r>
        <w:rPr>
          <w:b/>
          <w:bCs/>
          <w:color w:val="1F7A8C"/>
          <w:sz w:val="19"/>
          <w:szCs w:val="19"/>
        </w:rPr>
        <w:t xml:space="preserve">SAY</w:t>
      </w:r>
      <w:r>
        <w:t xml:space="preserve">	"In your teams, fill in the ingestion map in templates/ingestion_map.md for our three sources. For each one: full or incremental, which watermark column, how fresh it needs to be, and what stale data costs. Then the most likely failure and how you'd spot it. At 11:33 swap with the team next to you for a two-minute review."</w:t>
      </w:r>
    </w:p>
    <w:p>
      <w:pPr>
        <w:tabs>
          <w:tab w:val="left" w:pos="1300"/>
        </w:tabs>
        <w:spacing w:after="100"/>
        <w:ind w:left="1300" w:hanging="1300"/>
      </w:pPr>
      <w:r>
        <w:rPr>
          <w:b/>
          <w:bCs/>
          <w:color w:val="B7791F"/>
          <w:sz w:val="19"/>
          <w:szCs w:val="19"/>
        </w:rPr>
        <w:t xml:space="preserve">WATCH FOR</w:t>
      </w:r>
      <w:r>
        <w:t xml:space="preserve">	Teams choosing streaming for attendance. Don't correct it. Let the debrief do the work.</w:t>
      </w:r>
    </w:p>
    <w:p>
      <w:pPr>
        <w:pStyle w:val="Heading3"/>
      </w:pPr>
      <w:r>
        <w:t xml:space="preserve">11:35  |  Debrief, 10 minutes  (Slide 26)</w:t>
      </w:r>
    </w:p>
    <w:p>
      <w:pPr>
        <w:tabs>
          <w:tab w:val="left" w:pos="1300"/>
        </w:tabs>
        <w:spacing w:after="100"/>
        <w:ind w:left="1300" w:hanging="1300"/>
      </w:pPr>
      <w:r>
        <w:rPr>
          <w:b/>
          <w:bCs/>
          <w:color w:val="6B3FA0"/>
          <w:sz w:val="19"/>
          <w:szCs w:val="19"/>
        </w:rPr>
        <w:t xml:space="preserve">ASK</w:t>
      </w:r>
      <w:r>
        <w:t xml:space="preserve">	"Hands up if you chose streaming for any source. Why?"</w:t>
      </w:r>
    </w:p>
    <w:p>
      <w:pPr>
        <w:tabs>
          <w:tab w:val="left" w:pos="1300"/>
        </w:tabs>
        <w:spacing w:after="100"/>
        <w:ind w:left="1300" w:hanging="1300"/>
      </w:pPr>
      <w:r>
        <w:rPr>
          <w:b/>
          <w:bCs/>
          <w:color w:val="6B3FA0"/>
          <w:sz w:val="19"/>
          <w:szCs w:val="19"/>
        </w:rPr>
        <w:t xml:space="preserve">ASK</w:t>
      </w:r>
      <w:r>
        <w:t xml:space="preserve">	"Give me one case at ITE where streaming would be justified."</w:t>
      </w:r>
    </w:p>
    <w:p>
      <w:pPr>
        <w:tabs>
          <w:tab w:val="left" w:pos="1300"/>
        </w:tabs>
        <w:spacing w:after="100"/>
        <w:ind w:left="1300" w:hanging="1300"/>
      </w:pPr>
      <w:r>
        <w:rPr>
          <w:b/>
          <w:bCs/>
          <w:color w:val="1F7A8C"/>
          <w:sz w:val="19"/>
          <w:szCs w:val="19"/>
        </w:rPr>
        <w:t xml:space="preserve">SAY</w:t>
      </w:r>
      <w:r>
        <w:t xml:space="preserve">	Let the silence run. Then: "Most of the world's pipelines are batch, and that's the right answer. Match latency to the decision it supports."</w:t>
      </w:r>
    </w:p>
    <w:p>
      <w:pPr>
        <w:tabs>
          <w:tab w:val="left" w:pos="1300"/>
        </w:tabs>
        <w:spacing w:after="100"/>
        <w:ind w:left="1300" w:hanging="1300"/>
      </w:pPr>
      <w:r>
        <w:rPr>
          <w:b/>
          <w:bCs/>
          <w:color w:val="2E7D32"/>
          <w:sz w:val="19"/>
          <w:szCs w:val="19"/>
        </w:rPr>
        <w:t xml:space="preserve">TRANSITION</w:t>
      </w:r>
      <w:r>
        <w:t xml:space="preserve">	"You know what's coming in and how. Last block of the morning: agreeing what you're owed by a source, and protecting what's in it."</w:t>
      </w:r>
    </w:p>
    <w:p>
      <w:pPr>
        <w:pStyle w:val="Heading2"/>
      </w:pPr>
      <w:r>
        <w:t xml:space="preserve">Block 4: Data Contracts and Security by Design (11:45 – 12:25)</w:t>
      </w:r>
    </w:p>
    <w:p>
      <w:pPr>
        <w:pStyle w:val="Heading3"/>
      </w:pPr>
      <w:r>
        <w:t xml:space="preserve">11:45  |  Lecture, 10 minutes  (Slides 27 – 30)</w:t>
      </w:r>
    </w:p>
    <w:p>
      <w:pPr>
        <w:tabs>
          <w:tab w:val="left" w:pos="1300"/>
        </w:tabs>
        <w:spacing w:after="100"/>
        <w:ind w:left="1300" w:hanging="1300"/>
      </w:pPr>
      <w:r>
        <w:rPr>
          <w:b/>
          <w:bCs/>
          <w:color w:val="1F7A8C"/>
          <w:sz w:val="19"/>
          <w:szCs w:val="19"/>
        </w:rPr>
        <w:t xml:space="preserve">SAY</w:t>
      </w:r>
      <w:r>
        <w:t xml:space="preserve">	Slide 27. "Every pipeline has a contract with its source. Most are unwritten and get discovered at 3 AM, when something breaks and nobody knows who owns the data. A data contract writes it down: the columns, the owner, how often it updates, and the known problems. Ten minutes of work."</w:t>
      </w:r>
    </w:p>
    <w:p>
      <w:pPr>
        <w:tabs>
          <w:tab w:val="left" w:pos="1300"/>
        </w:tabs>
        <w:spacing w:after="100"/>
        <w:ind w:left="1300" w:hanging="1300"/>
      </w:pPr>
      <w:r>
        <w:rPr>
          <w:b/>
          <w:bCs/>
          <w:color w:val="1F7A8C"/>
          <w:sz w:val="19"/>
          <w:szCs w:val="19"/>
        </w:rPr>
        <w:t xml:space="preserve">SAY</w:t>
      </w:r>
      <w:r>
        <w:t xml:space="preserve">	Slide 28. "Sources change without telling you. Decide the reaction in advance. A new column? Keep loading and log it. A column renamed or removed? Stop and alert. A type change? Quarantine the rows. This afternoon I'm going to add a column to your source without warning, so whatever you decide now is what you build later."</w:t>
      </w:r>
    </w:p>
    <w:p>
      <w:pPr>
        <w:tabs>
          <w:tab w:val="left" w:pos="1300"/>
        </w:tabs>
        <w:spacing w:after="100"/>
        <w:ind w:left="1300" w:hanging="1300"/>
      </w:pPr>
      <w:r>
        <w:rPr>
          <w:b/>
          <w:bCs/>
          <w:color w:val="1F7A8C"/>
          <w:sz w:val="19"/>
          <w:szCs w:val="19"/>
        </w:rPr>
        <w:t xml:space="preserve">SAY</w:t>
      </w:r>
      <w:r>
        <w:t xml:space="preserve">	Slide 29. "Classification decides who sees what. Four levels, public to restricted. NRIC and contact details are restricted. PDPA in pipeline terms comes down to four things: collect only what you need, use it only for the stated purpose, protect it, and delete it on schedule. I'm not a lawyer. The practical rule is this: a restricted column never reaches Gold in readable form. Tomorrow you build the masking."</w:t>
      </w:r>
    </w:p>
    <w:p>
      <w:pPr>
        <w:tabs>
          <w:tab w:val="left" w:pos="1300"/>
        </w:tabs>
        <w:spacing w:after="100"/>
        <w:ind w:left="1300" w:hanging="1300"/>
      </w:pPr>
      <w:r>
        <w:rPr>
          <w:b/>
          <w:bCs/>
          <w:color w:val="1F7A8C"/>
          <w:sz w:val="19"/>
          <w:szCs w:val="19"/>
        </w:rPr>
        <w:t xml:space="preserve">SAY</w:t>
      </w:r>
      <w:r>
        <w:t xml:space="preserve">	Slide 30. "Secrets live in the environment, never in the code. Git remembers everything. If a token is committed and then deleted, it's still in the history. That counts as a security incident. This afternoon, your API token comes from an environment variable."</w:t>
      </w:r>
    </w:p>
    <w:p>
      <w:pPr>
        <w:pStyle w:val="Heading3"/>
      </w:pPr>
      <w:r>
        <w:t xml:space="preserve">11:55  |  Activity, 20 minutes  (Slide 31)</w:t>
      </w:r>
    </w:p>
    <w:p>
      <w:pPr>
        <w:tabs>
          <w:tab w:val="left" w:pos="1300"/>
        </w:tabs>
        <w:spacing w:after="100"/>
        <w:ind w:left="1300" w:hanging="1300"/>
      </w:pPr>
      <w:r>
        <w:rPr>
          <w:b/>
          <w:bCs/>
          <w:color w:val="1F7A8C"/>
          <w:sz w:val="19"/>
          <w:szCs w:val="19"/>
        </w:rPr>
        <w:t xml:space="preserve">SAY</w:t>
      </w:r>
      <w:r>
        <w:t xml:space="preserve">	"Write the data contract for each of your three sources. Template in templates/data_contract.md. Classify every column, not just the obvious ones. Mark how each personal field is protected downstream, and write down one schema change you expect and how the pipeline reacts."</w:t>
      </w:r>
    </w:p>
    <w:p>
      <w:pPr>
        <w:tabs>
          <w:tab w:val="left" w:pos="1300"/>
        </w:tabs>
        <w:spacing w:after="100"/>
        <w:ind w:left="1300" w:hanging="1300"/>
      </w:pPr>
      <w:r>
        <w:rPr>
          <w:b/>
          <w:bCs/>
          <w:color w:val="1F7A8C"/>
          <w:sz w:val="19"/>
          <w:szCs w:val="19"/>
        </w:rPr>
        <w:t xml:space="preserve">SAY</w:t>
      </w:r>
      <w:r>
        <w:t xml:space="preserve">	"Three contracts in twenty minutes is tight. Split the sources between you, then review each other's in the last five minutes."</w:t>
      </w:r>
    </w:p>
    <w:p>
      <w:pPr>
        <w:pStyle w:val="Heading3"/>
      </w:pPr>
      <w:r>
        <w:t xml:space="preserve">12:15  |  Debrief, 10 minutes  (Slide 32)</w:t>
      </w:r>
    </w:p>
    <w:p>
      <w:pPr>
        <w:tabs>
          <w:tab w:val="left" w:pos="1300"/>
        </w:tabs>
        <w:spacing w:after="100"/>
        <w:ind w:left="1300" w:hanging="1300"/>
      </w:pPr>
      <w:r>
        <w:rPr>
          <w:b/>
          <w:bCs/>
          <w:color w:val="1F3A5F"/>
          <w:sz w:val="19"/>
          <w:szCs w:val="19"/>
        </w:rPr>
        <w:t xml:space="preserve">DO</w:t>
      </w:r>
      <w:r>
        <w:t xml:space="preserve">	One team reads a contract aloud. Ask the room what is missing.</w:t>
      </w:r>
    </w:p>
    <w:p>
      <w:pPr>
        <w:tabs>
          <w:tab w:val="left" w:pos="1300"/>
        </w:tabs>
        <w:spacing w:after="100"/>
        <w:ind w:left="1300" w:hanging="1300"/>
      </w:pPr>
      <w:r>
        <w:rPr>
          <w:b/>
          <w:bCs/>
          <w:color w:val="1F7A8C"/>
          <w:sz w:val="19"/>
          <w:szCs w:val="19"/>
        </w:rPr>
        <w:t xml:space="preserve">SAY</w:t>
      </w:r>
      <w:r>
        <w:t xml:space="preserve">	"The fields that get missed are nearly always the same: owner, freshness and classification. A data contract is your first defence against a 3 AM failure and a PDPA breach."</w:t>
      </w:r>
    </w:p>
    <w:p>
      <w:pPr>
        <w:pStyle w:val="Heading3"/>
      </w:pPr>
      <w:r>
        <w:t xml:space="preserve">12:25  |  Wrap-up, 5 minutes  (Slide 33)</w:t>
      </w:r>
    </w:p>
    <w:p>
      <w:pPr>
        <w:tabs>
          <w:tab w:val="left" w:pos="1300"/>
        </w:tabs>
        <w:spacing w:after="100"/>
        <w:ind w:left="1300" w:hanging="1300"/>
      </w:pPr>
      <w:r>
        <w:rPr>
          <w:b/>
          <w:bCs/>
          <w:color w:val="6B3FA0"/>
          <w:sz w:val="19"/>
          <w:szCs w:val="19"/>
        </w:rPr>
        <w:t xml:space="preserve">ASK</w:t>
      </w:r>
      <w:r>
        <w:t xml:space="preserve">	"Quick poll: which source are you most worried about? File, database or API?"</w:t>
      </w:r>
    </w:p>
    <w:p>
      <w:pPr>
        <w:tabs>
          <w:tab w:val="left" w:pos="1300"/>
        </w:tabs>
        <w:spacing w:after="100"/>
        <w:ind w:left="1300" w:hanging="1300"/>
      </w:pPr>
      <w:r>
        <w:rPr>
          <w:b/>
          <w:bCs/>
          <w:color w:val="1F3A5F"/>
          <w:sz w:val="19"/>
          <w:szCs w:val="19"/>
        </w:rPr>
        <w:t xml:space="preserve">DO</w:t>
      </w:r>
      <w:r>
        <w:t xml:space="preserve">	Note the answer. It tells you where to spend support time this afternoon (usually the API).</w:t>
      </w:r>
    </w:p>
    <w:p>
      <w:pPr>
        <w:tabs>
          <w:tab w:val="left" w:pos="1300"/>
        </w:tabs>
        <w:spacing w:after="100"/>
        <w:ind w:left="1300" w:hanging="1300"/>
      </w:pPr>
      <w:r>
        <w:rPr>
          <w:b/>
          <w:bCs/>
          <w:color w:val="1F7A8C"/>
          <w:sz w:val="19"/>
          <w:szCs w:val="19"/>
        </w:rPr>
        <w:t xml:space="preserve">SAY</w:t>
      </w:r>
      <w:r>
        <w:t xml:space="preserve">	"This afternoon you build your Bronze layer. Back at 1:30, Codespace open when you sit down. Enjoy lunch."</w:t>
      </w:r>
    </w:p>
    <w:p>
      <w:pPr>
        <w:pStyle w:val="Heading2"/>
      </w:pPr>
      <w:r>
        <w:t xml:space="preserve">Lunch (12:30 – 1:30)</w:t>
      </w:r>
    </w:p>
    <w:p>
      <w:pPr>
        <w:tabs>
          <w:tab w:val="left" w:pos="1300"/>
        </w:tabs>
        <w:spacing w:after="100"/>
        <w:ind w:left="1300" w:hanging="1300"/>
      </w:pPr>
      <w:r>
        <w:rPr>
          <w:b/>
          <w:bCs/>
          <w:color w:val="1F3A5F"/>
          <w:sz w:val="19"/>
          <w:szCs w:val="19"/>
        </w:rPr>
        <w:t xml:space="preserve">DO</w:t>
      </w:r>
      <w:r>
        <w:t xml:space="preserve">	Eat, then be back by 1:15. </w:t>
      </w:r>
      <w:del w:id="9009" w:author="Claude" w:date="2026-09-29T00:00:00Z">
        <w:r>
          <w:delText xml:space="preserve">Open lab1/solution in your Codespace for the demo.</w:delText>
        </w:r>
      </w:del>
      <w:ins w:id="9010" w:author="Claude" w:date="2026-09-29T00:00:00Z">
        <w:r>
          <w:t xml:space="preserve">Open lab1/solution in your own facilitator Codespace for the demo. Participants' copies have no solution folder until you release it at 2:25.</w:t>
        </w:r>
      </w:ins>
      <w:r>
        <w:t xml:space="preserve"> Run make reset so your demo starts clean. Confirm the mock API is still running (make api).</w:t>
      </w:r>
    </w:p>
    <w:p>
      <w:pPr>
        <w:pStyle w:val="Heading2"/>
      </w:pPr>
      <w:r>
        <w:t xml:space="preserve">Lab 1: Files and Database into Bronze (1:30 – 2:30)</w:t>
      </w:r>
    </w:p>
    <w:p>
      <w:pPr>
        <w:pStyle w:val="Heading3"/>
      </w:pPr>
      <w:r>
        <w:t xml:space="preserve">1:30  |  Environment check, 10 minutes  (Slide 35)</w:t>
      </w:r>
    </w:p>
    <w:p>
      <w:pPr>
        <w:tabs>
          <w:tab w:val="left" w:pos="1300"/>
        </w:tabs>
        <w:spacing w:after="100"/>
        <w:ind w:left="1300" w:hanging="1300"/>
      </w:pPr>
      <w:r>
        <w:rPr>
          <w:b/>
          <w:bCs/>
          <w:color w:val="1F7A8C"/>
          <w:sz w:val="19"/>
          <w:szCs w:val="19"/>
        </w:rPr>
        <w:t xml:space="preserve">SAY</w:t>
      </w:r>
      <w:r>
        <w:t xml:space="preserve">	</w:t>
      </w:r>
      <w:del w:id="9011" w:author="Claude" w:date="2026-09-29T00:00:00Z">
        <w:r>
          <w:delText xml:space="preserve">"Three steps. git pull to get the latest.</w:delText>
        </w:r>
      </w:del>
      <w:ins w:id="9012" w:author="Claude" w:date="2026-09-29T00:00:00Z">
        <w:r>
          <w:t xml:space="preserve">"Three steps. make update to get the latest files.</w:t>
        </w:r>
      </w:ins>
      <w:r>
        <w:t xml:space="preserve"> make check. make api to start the mock API. Green card when you're done."</w:t>
      </w:r>
    </w:p>
    <w:p>
      <w:pPr>
        <w:tabs>
          <w:tab w:val="left" w:pos="1300"/>
        </w:tabs>
        <w:spacing w:after="100"/>
        <w:ind w:left="1300" w:hanging="1300"/>
      </w:pPr>
      <w:r>
        <w:rPr>
          <w:b/>
          <w:bCs/>
          <w:color w:val="1F3A5F"/>
          <w:sz w:val="19"/>
          <w:szCs w:val="19"/>
        </w:rPr>
        <w:t xml:space="preserve">DO</w:t>
      </w:r>
      <w:r>
        <w:t xml:space="preserve">	Anyone red at 1:40 pairs with a green neighbour. You fix theirs during the build, not now.</w:t>
      </w:r>
    </w:p>
    <w:p>
      <w:pPr>
        <w:pStyle w:val="Heading3"/>
      </w:pPr>
      <w:r>
        <w:t xml:space="preserve">1:40  |  Demo, 10 minutes  (Slides 36 – 37)</w:t>
      </w:r>
    </w:p>
    <w:p>
      <w:pPr>
        <w:tabs>
          <w:tab w:val="left" w:pos="1300"/>
        </w:tabs>
        <w:spacing w:after="100"/>
        <w:ind w:left="1300" w:hanging="1300"/>
      </w:pPr>
      <w:r>
        <w:rPr>
          <w:b/>
          <w:bCs/>
          <w:color w:val="1F7A8C"/>
          <w:sz w:val="19"/>
          <w:szCs w:val="19"/>
        </w:rPr>
        <w:t xml:space="preserve">SAY</w:t>
      </w:r>
      <w:r>
        <w:t xml:space="preserve">	Slide 36. "Your goal: two Bronze tables, one from the attendance files and one from the student database, without losing a single row. Every Bronze table in this course follows the same standard: named bronze.source_entity, and carrying three metadata columns. When it was loaded, which file it came from, and which batch."</w:t>
      </w:r>
    </w:p>
    <w:p>
      <w:pPr>
        <w:tabs>
          <w:tab w:val="left" w:pos="1300"/>
        </w:tabs>
        <w:spacing w:after="100"/>
        <w:ind w:left="1300" w:hanging="1300"/>
      </w:pPr>
      <w:r>
        <w:rPr>
          <w:b/>
          <w:bCs/>
          <w:color w:val="1F3A5F"/>
          <w:sz w:val="19"/>
          <w:szCs w:val="19"/>
        </w:rPr>
        <w:t xml:space="preserve">DO</w:t>
      </w:r>
      <w:r>
        <w:t xml:space="preserve">	Switch to your Codespace. Load the attendance CSVs with store_rejects = true. Query reject_errors.</w:t>
      </w:r>
    </w:p>
    <w:p>
      <w:pPr>
        <w:tabs>
          <w:tab w:val="left" w:pos="1300"/>
        </w:tabs>
        <w:spacing w:after="100"/>
        <w:ind w:left="1300" w:hanging="1300"/>
      </w:pPr>
      <w:r>
        <w:rPr>
          <w:b/>
          <w:bCs/>
          <w:color w:val="1F7A8C"/>
          <w:sz w:val="19"/>
          <w:szCs w:val="19"/>
        </w:rPr>
        <w:t xml:space="preserve">SAY</w:t>
      </w:r>
      <w:r>
        <w:t xml:space="preserve">	"Look at this. Two rows didn't load. We haven't lost them. They're here, with the line number and the reason. In Bronze we don't throw anything away. We quarantine it, and someone decides what to do."</w:t>
      </w:r>
    </w:p>
    <w:p>
      <w:pPr>
        <w:tabs>
          <w:tab w:val="left" w:pos="1300"/>
        </w:tabs>
        <w:spacing w:after="100"/>
        <w:ind w:left="1300" w:hanging="1300"/>
      </w:pPr>
      <w:r>
        <w:rPr>
          <w:b/>
          <w:bCs/>
          <w:color w:val="1F3A5F"/>
          <w:sz w:val="19"/>
          <w:szCs w:val="19"/>
        </w:rPr>
        <w:t xml:space="preserve">DO</w:t>
      </w:r>
      <w:r>
        <w:t xml:space="preserve">	Run the incremental database load. Show the count. Run it again. Pause on the unchanged count.</w:t>
      </w:r>
    </w:p>
    <w:p>
      <w:pPr>
        <w:tabs>
          <w:tab w:val="left" w:pos="1300"/>
        </w:tabs>
        <w:spacing w:after="100"/>
        <w:ind w:left="1300" w:hanging="1300"/>
      </w:pPr>
      <w:r>
        <w:rPr>
          <w:b/>
          <w:bCs/>
          <w:color w:val="1F7A8C"/>
          <w:sz w:val="19"/>
          <w:szCs w:val="19"/>
        </w:rPr>
        <w:t xml:space="preserve">SAY</w:t>
      </w:r>
      <w:r>
        <w:t xml:space="preserve">	"Same load, run twice. Same number. That's idempotency, on screen."</w:t>
      </w:r>
    </w:p>
    <w:p>
      <w:pPr>
        <w:pStyle w:val="Heading3"/>
      </w:pPr>
      <w:r>
        <w:t xml:space="preserve">1:50  |  Hands-on build, 35 minutes</w:t>
      </w:r>
    </w:p>
    <w:p>
      <w:pPr>
        <w:tabs>
          <w:tab w:val="left" w:pos="1300"/>
        </w:tabs>
        <w:spacing w:after="100"/>
        <w:ind w:left="1300" w:hanging="1300"/>
      </w:pPr>
      <w:r>
        <w:rPr>
          <w:b/>
          <w:bCs/>
          <w:color w:val="1F7A8C"/>
          <w:sz w:val="19"/>
          <w:szCs w:val="19"/>
        </w:rPr>
        <w:t xml:space="preserve">SAY</w:t>
      </w:r>
      <w:r>
        <w:t xml:space="preserve">	</w:t>
      </w:r>
      <w:del w:id="9013" w:author="Claude" w:date="2026-09-29T00:00:00Z">
        <w:r>
          <w:delText xml:space="preserve">"Starter code is in lab1/starter. The reference solution is in lab1/solution. Try it yourself first. If you're stuck for more than five minutes, look at the solution for that step only, then close it."</w:delText>
        </w:r>
      </w:del>
      <w:ins w:id="9014" w:author="Claude" w:date="2026-09-29T00:00:00Z">
        <w:r>
          <w:t xml:space="preserve">"Open lab1/INSTRUCTIONS.md. It tells you the problem, what to write, and the exact output you should see. Your code goes in lab1/starter: finish the lines marked TODO. There is no solution folder yet; I release it at the checkpoint. Stuck for more than five minutes? Ask your neighbour, then me."</w:t>
        </w:r>
      </w:ins>
    </w:p>
    <w:p>
      <w:pPr>
        <w:tabs>
          <w:tab w:val="left" w:pos="1300"/>
        </w:tabs>
        <w:spacing w:after="100"/>
        <w:ind w:left="1300" w:hanging="1300"/>
      </w:pPr>
      <w:r>
        <w:rPr>
          <w:b/>
          <w:bCs/>
          <w:color w:val="1F3A5F"/>
          <w:sz w:val="19"/>
          <w:szCs w:val="19"/>
        </w:rPr>
        <w:t xml:space="preserve">DO</w:t>
      </w:r>
      <w:r>
        <w:t xml:space="preserve">	Circulate in a fixed loop so nobody waits long. Keep a list: who is behind, and on which step. Anyone two steps behind at 2:10 gets paired with a faster team.</w:t>
      </w:r>
    </w:p>
    <w:p>
      <w:pPr>
        <w:tabs>
          <w:tab w:val="left" w:pos="1300"/>
        </w:tabs>
        <w:spacing w:after="100"/>
        <w:ind w:left="1300" w:hanging="1300"/>
      </w:pPr>
      <w:r>
        <w:rPr>
          <w:b/>
          <w:bCs/>
          <w:color w:val="B7791F"/>
          <w:sz w:val="19"/>
          <w:szCs w:val="19"/>
        </w:rPr>
        <w:t xml:space="preserve">WATCH FOR</w:t>
      </w:r>
      <w:r>
        <w:t xml:space="preserve">	The first incremental run failing because bronze.db_students doesn't exist. make init creates it. Also: people editing Bronze data by hand to "fix" it. Stop them and remind them of the rule.</w:t>
      </w:r>
    </w:p>
    <w:p>
      <w:pPr>
        <w:tabs>
          <w:tab w:val="left" w:pos="1300"/>
        </w:tabs>
        <w:spacing w:after="100"/>
        <w:ind w:left="1300" w:hanging="1300"/>
        <w:rPr>
          <w:ins w:id="9015" w:author="Claude" w:date="2026-09-29T00:00:00Z"/>
        </w:rPr>
      </w:pPr>
      <w:ins w:id="9016" w:author="Claude" w:date="2026-09-29T00:00:00Z">
        <w:r>
          <w:rPr>
            <w:b/>
            <w:bCs/>
            <w:color w:val="B7791F"/>
            <w:sz w:val="19"/>
            <w:szCs w:val="19"/>
          </w:rPr>
          <w:t xml:space="preserve">WATCH FOR</w:t>
        </w:r>
        <w:r>
          <w:t xml:space="preserve">	The unfinished starter files fail on purpose on their first run: ingest_files with "Schema mismatch between globbed files", ingest_database with "table db_students has 11 columns but 8 values were supplied". The instructions say so; reassure anyone who thinks they have broken something. The fix is exactly the TODOs.</w:t>
        </w:r>
      </w:ins>
    </w:p>
    <w:p>
      <w:pPr>
        <w:tabs>
          <w:tab w:val="left" w:pos="1300"/>
        </w:tabs>
        <w:spacing w:after="100"/>
        <w:ind w:left="1300" w:hanging="1300"/>
        <w:rPr>
          <w:ins w:id="9017" w:author="Claude" w:date="2026-09-29T00:00:00Z"/>
        </w:rPr>
      </w:pPr>
      <w:ins w:id="9018" w:author="Claude" w:date="2026-09-29T00:00:00Z">
        <w:r>
          <w:rPr>
            <w:b/>
            <w:bCs/>
            <w:color w:val="1F3A5F"/>
            <w:sz w:val="19"/>
            <w:szCs w:val="19"/>
          </w:rPr>
          <w:t xml:space="preserve">DO</w:t>
        </w:r>
        <w:r>
          <w:t xml:space="preserve">	To check a table, participants run: python scripts/query.py "SELECT count(*) FROM bronze.file_attendance". It opens the warehouse read-only, so it cannot lock or change anything.</w:t>
        </w:r>
      </w:ins>
    </w:p>
    <w:p>
      <w:pPr>
        <w:pStyle w:val="Heading3"/>
      </w:pPr>
      <w:r>
        <w:t xml:space="preserve">2:25  |  Checkpoint, 5 minutes</w:t>
      </w:r>
    </w:p>
    <w:p>
      <w:pPr>
        <w:tabs>
          <w:tab w:val="left" w:pos="1300"/>
        </w:tabs>
        <w:spacing w:after="100"/>
        <w:ind w:left="1300" w:hanging="1300"/>
      </w:pPr>
      <w:r>
        <w:rPr>
          <w:b/>
          <w:bCs/>
          <w:color w:val="6B3FA0"/>
          <w:sz w:val="19"/>
          <w:szCs w:val="19"/>
        </w:rPr>
        <w:t xml:space="preserve">ASK</w:t>
      </w:r>
      <w:r>
        <w:t xml:space="preserve">	"Each team: how many rows in each Bronze table, and how many quarantined?"</w:t>
      </w:r>
    </w:p>
    <w:p>
      <w:pPr>
        <w:tabs>
          <w:tab w:val="left" w:pos="1300"/>
        </w:tabs>
        <w:spacing w:after="100"/>
        <w:ind w:left="1300" w:hanging="1300"/>
      </w:pPr>
      <w:r>
        <w:rPr>
          <w:b/>
          <w:bCs/>
          <w:color w:val="1F3A5F"/>
          <w:sz w:val="19"/>
          <w:szCs w:val="19"/>
        </w:rPr>
        <w:t xml:space="preserve">DO</w:t>
      </w:r>
      <w:r>
        <w:t xml:space="preserve">	Note any team without both tables. They continue during Lab 2 with the solution code so they don't fall further behind.</w:t>
      </w:r>
    </w:p>
    <w:p>
      <w:pPr>
        <w:tabs>
          <w:tab w:val="left" w:pos="1300"/>
        </w:tabs>
        <w:spacing w:after="100"/>
        <w:ind w:left="1300" w:hanging="1300"/>
        <w:rPr>
          <w:ins w:id="9019" w:author="Claude" w:date="2026-09-29T00:00:00Z"/>
        </w:rPr>
      </w:pPr>
      <w:ins w:id="9020" w:author="Claude" w:date="2026-09-29T00:00:00Z">
        <w:r>
          <w:rPr>
            <w:b/>
            <w:bCs/>
            <w:color w:val="1F3A5F"/>
            <w:sz w:val="19"/>
            <w:szCs w:val="19"/>
          </w:rPr>
          <w:t xml:space="preserve">DO</w:t>
        </w:r>
        <w:r>
          <w:t xml:space="preserve">	Release the Lab 1 solution. In your local copy of the template repository: git checkout solutions -- lab1/solution, then git commit -m "Release Lab 1 solution" and git push.</w:t>
        </w:r>
      </w:ins>
    </w:p>
    <w:p>
      <w:pPr>
        <w:tabs>
          <w:tab w:val="left" w:pos="1300"/>
        </w:tabs>
        <w:spacing w:after="100"/>
        <w:ind w:left="1300" w:hanging="1300"/>
        <w:rPr>
          <w:ins w:id="9021" w:author="Claude" w:date="2026-09-29T00:00:00Z"/>
        </w:rPr>
      </w:pPr>
      <w:ins w:id="9022" w:author="Claude" w:date="2026-09-29T00:00:00Z">
        <w:r>
          <w:rPr>
            <w:b/>
            <w:bCs/>
            <w:color w:val="1F7A8C"/>
            <w:sz w:val="19"/>
            <w:szCs w:val="19"/>
          </w:rPr>
          <w:t xml:space="preserve">SAY</w:t>
        </w:r>
        <w:r>
          <w:t xml:space="preserve">	"The Lab 1 solution is out. Run make update, then git commit -am "Sync workshop files". It lands in lab1/solution. Your own starter files are not touched."</w:t>
        </w:r>
      </w:ins>
    </w:p>
    <w:p>
      <w:pPr>
        <w:tabs>
          <w:tab w:val="left" w:pos="1300"/>
        </w:tabs>
        <w:spacing w:after="100"/>
        <w:ind w:left="1300" w:hanging="1300"/>
      </w:pPr>
      <w:r>
        <w:rPr>
          <w:b/>
          <w:bCs/>
          <w:color w:val="2E7D32"/>
          <w:sz w:val="19"/>
          <w:szCs w:val="19"/>
        </w:rPr>
        <w:t xml:space="preserve">TRANSITION</w:t>
      </w:r>
      <w:r>
        <w:t xml:space="preserve">	"Ten-minute stretch. Away from the screens, please."</w:t>
      </w:r>
    </w:p>
    <w:p>
      <w:pPr>
        <w:pStyle w:val="Heading2"/>
      </w:pPr>
      <w:r>
        <w:t xml:space="preserve">Lab 2: API Ingestion (2:40 – 3:30)</w:t>
      </w:r>
    </w:p>
    <w:p>
      <w:pPr>
        <w:pStyle w:val="Heading3"/>
      </w:pPr>
      <w:r>
        <w:t xml:space="preserve">2:40  |  Demo, 10 minutes  (Slides 38 – 39)</w:t>
      </w:r>
    </w:p>
    <w:p>
      <w:pPr>
        <w:tabs>
          <w:tab w:val="left" w:pos="1300"/>
        </w:tabs>
        <w:spacing w:after="100"/>
        <w:ind w:left="1300" w:hanging="1300"/>
      </w:pPr>
      <w:r>
        <w:rPr>
          <w:b/>
          <w:bCs/>
          <w:color w:val="1F7A8C"/>
          <w:sz w:val="19"/>
          <w:szCs w:val="19"/>
        </w:rPr>
        <w:t xml:space="preserve">SAY</w:t>
      </w:r>
      <w:r>
        <w:t xml:space="preserve">	Slide 38. "The third source is the grades API. Your job: pull every page since the last load and land it in bronze.api_grades. The token comes from SOURCE_API_TOKEN. It's fake, but the habit is real. You can use Copilot or Gemini to help write the extractor. Same rule: only the prompt goes in, then you review the result against the checklist."</w:t>
      </w:r>
    </w:p>
    <w:p>
      <w:pPr>
        <w:tabs>
          <w:tab w:val="left" w:pos="1300"/>
        </w:tabs>
        <w:spacing w:after="100"/>
        <w:ind w:left="1300" w:hanging="1300"/>
        <w:rPr>
          <w:ins w:id="9023" w:author="Claude" w:date="2026-09-29T00:00:00Z"/>
        </w:rPr>
      </w:pPr>
      <w:ins w:id="9024" w:author="Claude" w:date="2026-09-29T00:00:00Z">
        <w:r>
          <w:rPr>
            <w:b/>
            <w:bCs/>
            <w:color w:val="1F7A8C"/>
            <w:sz w:val="19"/>
            <w:szCs w:val="19"/>
          </w:rPr>
          <w:t xml:space="preserve">SAY</w:t>
        </w:r>
        <w:r>
          <w:t xml:space="preserve">	"Where does this API live? Inside your own Codespace. We built it, so I can break it on purpose. It serves 200 made-up grades from a file in the repository. It doesn't touch the internet or any real school system."</w:t>
        </w:r>
      </w:ins>
    </w:p>
    <w:p>
      <w:pPr>
        <w:tabs>
          <w:tab w:val="left" w:pos="1300"/>
        </w:tabs>
        <w:spacing w:after="100"/>
        <w:ind w:left="1300" w:hanging="1300"/>
        <w:rPr>
          <w:ins w:id="9025" w:author="Claude" w:date="2026-09-29T00:00:00Z"/>
        </w:rPr>
      </w:pPr>
      <w:ins w:id="9026" w:author="Claude" w:date="2026-09-29T00:00:00Z">
        <w:r>
          <w:rPr>
            <w:b/>
            <w:bCs/>
            <w:color w:val="1F3A5F"/>
            <w:sz w:val="19"/>
            <w:szCs w:val="19"/>
          </w:rPr>
          <w:t xml:space="preserve">DO</w:t>
        </w:r>
        <w:r>
          <w:t xml:space="preserve">	Run the curl line from mock_api_explained.md in the terminal. Point at the 50 records and at next_cursor.</w:t>
        </w:r>
      </w:ins>
    </w:p>
    <w:p>
      <w:pPr>
        <w:tabs>
          <w:tab w:val="left" w:pos="1300"/>
        </w:tabs>
        <w:spacing w:after="100"/>
        <w:ind w:left="1300" w:hanging="1300"/>
        <w:rPr>
          <w:ins w:id="9027" w:author="Claude" w:date="2026-09-29T00:00:00Z"/>
        </w:rPr>
      </w:pPr>
      <w:ins w:id="9028" w:author="Claude" w:date="2026-09-29T00:00:00Z">
        <w:r>
          <w:rPr>
            <w:b/>
            <w:bCs/>
            <w:color w:val="1F7A8C"/>
            <w:sz w:val="19"/>
            <w:szCs w:val="19"/>
          </w:rPr>
          <w:t xml:space="preserve">SAY</w:t>
        </w:r>
        <w:r>
          <w:t xml:space="preserve">	"We asked for 500 and got 50. The API decides the page size, not us. At the bottom there's a bookmark, next_cursor. Think of a bank statement: 'continued on page 2'. Your code keeps asking for the next page until the bookmark is empty. That's pagination. And like the database this morning, we only ask for grades changed since the newest one we already have. First run: four pages. Second run: nothing new."</w:t>
        </w:r>
      </w:ins>
    </w:p>
    <w:p>
      <w:pPr>
        <w:tabs>
          <w:tab w:val="left" w:pos="1300"/>
        </w:tabs>
        <w:spacing w:after="100"/>
        <w:ind w:left="1300" w:hanging="1300"/>
      </w:pPr>
      <w:r>
        <w:rPr>
          <w:b/>
          <w:bCs/>
          <w:color w:val="1F3A5F"/>
          <w:sz w:val="19"/>
          <w:szCs w:val="19"/>
        </w:rPr>
        <w:t xml:space="preserve">DO</w:t>
      </w:r>
      <w:r>
        <w:t xml:space="preserve">	Slide 39, then your Codespace. Call the API and follow next_cursor to the last page. Switch on rate limiting (make fail scenario=ratelimit). Show the log lines of the retries.</w:t>
      </w:r>
    </w:p>
    <w:p>
      <w:pPr>
        <w:tabs>
          <w:tab w:val="left" w:pos="1300"/>
        </w:tabs>
        <w:spacing w:after="100"/>
        <w:ind w:left="1300" w:hanging="1300"/>
      </w:pPr>
      <w:r>
        <w:rPr>
          <w:b/>
          <w:bCs/>
          <w:color w:val="1F7A8C"/>
          <w:sz w:val="19"/>
          <w:szCs w:val="19"/>
        </w:rPr>
        <w:t xml:space="preserve">SAY</w:t>
      </w:r>
      <w:r>
        <w:t xml:space="preserve">	"Here's a 429. The API is asking us to slow down. Watch the gaps: two seconds, then four. Then it succeeds. Nobody had to wake up."</w:t>
      </w:r>
    </w:p>
    <w:p>
      <w:pPr>
        <w:tabs>
          <w:tab w:val="left" w:pos="1300"/>
        </w:tabs>
        <w:spacing w:after="100"/>
        <w:ind w:left="1300" w:hanging="1300"/>
      </w:pPr>
      <w:r>
        <w:rPr>
          <w:b/>
          <w:bCs/>
          <w:color w:val="1F3A5F"/>
          <w:sz w:val="19"/>
          <w:szCs w:val="19"/>
        </w:rPr>
        <w:t xml:space="preserve">DO</w:t>
      </w:r>
      <w:r>
        <w:t xml:space="preserve">	Switch to a bad token (make fail scenario=auth). Show the immediate failure.</w:t>
      </w:r>
    </w:p>
    <w:p>
      <w:pPr>
        <w:tabs>
          <w:tab w:val="left" w:pos="1300"/>
        </w:tabs>
        <w:spacing w:after="100"/>
        <w:ind w:left="1300" w:hanging="1300"/>
      </w:pPr>
      <w:r>
        <w:rPr>
          <w:b/>
          <w:bCs/>
          <w:color w:val="1F7A8C"/>
          <w:sz w:val="19"/>
          <w:szCs w:val="19"/>
        </w:rPr>
        <w:t xml:space="preserve">SAY</w:t>
      </w:r>
      <w:r>
        <w:t xml:space="preserve">	"Now a 401. Bad token. This time we don't retry, because retrying a bad token five times gets the account locked. Fail fast, with a message a human can act on."</w:t>
      </w:r>
    </w:p>
    <w:p>
      <w:pPr>
        <w:tabs>
          <w:tab w:val="left" w:pos="1300"/>
        </w:tabs>
        <w:spacing w:after="100"/>
        <w:ind w:left="1300" w:hanging="1300"/>
      </w:pPr>
      <w:r>
        <w:rPr>
          <w:b/>
          <w:bCs/>
          <w:color w:val="1F3A5F"/>
          <w:sz w:val="19"/>
          <w:szCs w:val="19"/>
        </w:rPr>
        <w:t xml:space="preserve">DO</w:t>
      </w:r>
      <w:r>
        <w:t xml:space="preserve">	make fail scenario=off before they start.</w:t>
      </w:r>
    </w:p>
    <w:p>
      <w:pPr>
        <w:pStyle w:val="Heading3"/>
      </w:pPr>
      <w:r>
        <w:t xml:space="preserve">2:50  |  Hands-on build, 35 minutes</w:t>
      </w:r>
    </w:p>
    <w:p>
      <w:pPr>
        <w:tabs>
          <w:tab w:val="left" w:pos="1300"/>
        </w:tabs>
        <w:spacing w:after="100"/>
        <w:ind w:left="1300" w:hanging="1300"/>
        <w:rPr>
          <w:ins w:id="9029" w:author="Claude" w:date="2026-09-29T00:00:00Z"/>
        </w:rPr>
      </w:pPr>
      <w:ins w:id="9030" w:author="Claude" w:date="2026-09-29T00:00:00Z">
        <w:r>
          <w:rPr>
            <w:b/>
            <w:bCs/>
            <w:color w:val="1F7A8C"/>
            <w:sz w:val="19"/>
            <w:szCs w:val="19"/>
          </w:rPr>
          <w:t xml:space="preserve">SAY</w:t>
        </w:r>
        <w:r>
          <w:t xml:space="preserve">	"Open lab2/INSTRUCTIONS.md. Three TODOs in lab2/starter/ingest_api.py: the retry, the token and the page loop. The output you are aiming for is in the file: four pages of fifty, two hundred rows, then zero rows on the second run."</w:t>
        </w:r>
      </w:ins>
    </w:p>
    <w:p>
      <w:pPr>
        <w:tabs>
          <w:tab w:val="left" w:pos="1300"/>
        </w:tabs>
        <w:spacing w:after="100"/>
        <w:ind w:left="1300" w:hanging="1300"/>
      </w:pPr>
      <w:r>
        <w:rPr>
          <w:b/>
          <w:bCs/>
          <w:color w:val="B7791F"/>
          <w:sz w:val="19"/>
          <w:szCs w:val="19"/>
        </w:rPr>
        <w:t xml:space="preserve">WATCH FOR</w:t>
      </w:r>
      <w:r>
        <w:t xml:space="preserve">	Tokens typed into code. Check screens as you circulate. Also: loops that never end on the last page, which is the same defect as this morning's AI sample.</w:t>
      </w:r>
    </w:p>
    <w:p>
      <w:pPr>
        <w:tabs>
          <w:tab w:val="left" w:pos="1300"/>
        </w:tabs>
        <w:spacing w:after="100"/>
        <w:ind w:left="1300" w:hanging="1300"/>
      </w:pPr>
      <w:r>
        <w:rPr>
          <w:b/>
          <w:bCs/>
          <w:color w:val="1F3A5F"/>
          <w:sz w:val="19"/>
          <w:szCs w:val="19"/>
        </w:rPr>
        <w:t xml:space="preserve">DO</w:t>
      </w:r>
      <w:r>
        <w:t xml:space="preserve">	The API is where most people struggle (check your lunch poll). Spend your circulation time there. </w:t>
      </w:r>
      <w:del w:id="9031" w:author="Claude" w:date="2026-09-29T00:00:00Z">
        <w:r>
          <w:delText xml:space="preserve">Share lab2/solution with any team still stuck at 3:15.</w:delText>
        </w:r>
      </w:del>
      <w:ins w:id="9032" w:author="Claude" w:date="2026-09-29T00:00:00Z">
        <w:r>
          <w:t xml:space="preserve">At 3:15, release the Lab 2 solution (git checkout solutions -- lab2/solution, commit, push) and tell teams still stuck to run make update.</w:t>
        </w:r>
      </w:ins>
    </w:p>
    <w:p>
      <w:pPr>
        <w:pStyle w:val="Heading3"/>
      </w:pPr>
      <w:r>
        <w:t xml:space="preserve">3:25  |  Checkpoint, 5 minutes</w:t>
      </w:r>
    </w:p>
    <w:p>
      <w:pPr>
        <w:tabs>
          <w:tab w:val="left" w:pos="1300"/>
        </w:tabs>
        <w:spacing w:after="100"/>
        <w:ind w:left="1300" w:hanging="1300"/>
      </w:pPr>
      <w:r>
        <w:rPr>
          <w:b/>
          <w:bCs/>
          <w:color w:val="6B3FA0"/>
          <w:sz w:val="19"/>
          <w:szCs w:val="19"/>
        </w:rPr>
        <w:t xml:space="preserve">ASK</w:t>
      </w:r>
      <w:r>
        <w:t xml:space="preserve">	"Row count in bronze.api_grades? And show me where the token is read."</w:t>
      </w:r>
    </w:p>
    <w:p>
      <w:pPr>
        <w:tabs>
          <w:tab w:val="left" w:pos="1300"/>
        </w:tabs>
        <w:spacing w:after="100"/>
        <w:ind w:left="1300" w:hanging="1300"/>
      </w:pPr>
      <w:r>
        <w:rPr>
          <w:b/>
          <w:bCs/>
          <w:color w:val="2E7D32"/>
          <w:sz w:val="19"/>
          <w:szCs w:val="19"/>
        </w:rPr>
        <w:t xml:space="preserve">TRANSITION</w:t>
      </w:r>
      <w:r>
        <w:t xml:space="preserve">	"Tea. Back at 3:45. After tea, I'm going to break things."</w:t>
      </w:r>
    </w:p>
    <w:p>
      <w:pPr>
        <w:pStyle w:val="Heading2"/>
      </w:pPr>
      <w:r>
        <w:t xml:space="preserve">Lab 3: Break It and Fix It (3:45 – 4:35)</w:t>
      </w:r>
    </w:p>
    <w:p>
      <w:pPr>
        <w:pStyle w:val="Heading3"/>
      </w:pPr>
      <w:r>
        <w:t xml:space="preserve">3:45  |  Brief, 3 minutes  (Slide 40)</w:t>
      </w:r>
    </w:p>
    <w:p>
      <w:pPr>
        <w:tabs>
          <w:tab w:val="left" w:pos="1300"/>
        </w:tabs>
        <w:spacing w:after="100"/>
        <w:ind w:left="1300" w:hanging="1300"/>
      </w:pPr>
      <w:r>
        <w:rPr>
          <w:b/>
          <w:bCs/>
          <w:color w:val="1F7A8C"/>
          <w:sz w:val="19"/>
          <w:szCs w:val="19"/>
        </w:rPr>
        <w:t xml:space="preserve">SAY</w:t>
      </w:r>
      <w:r>
        <w:t xml:space="preserve">	"For the next forty-five minutes I control your sources. I'll break them, one way at a time. I won't tell you what's coming, because real failures don't arrive with a warning. Your job: notice, diagnose from the logs, then fix. Write down where each failure showed up."</w:t>
      </w:r>
    </w:p>
    <w:p>
      <w:pPr>
        <w:pStyle w:val="Heading3"/>
      </w:pPr>
      <w:r>
        <w:t xml:space="preserve">3:48  |  Scenarios, about 10 minutes each</w:t>
      </w:r>
    </w:p>
    <w:p>
      <w:pPr>
        <w:tabs>
          <w:tab w:val="left" w:pos="1300"/>
        </w:tabs>
        <w:spacing w:after="100"/>
        <w:ind w:left="1300" w:hanging="1300"/>
      </w:pPr>
      <w:r>
        <w:rPr>
          <w:b/>
          <w:bCs/>
          <w:color w:val="1F3A5F"/>
          <w:sz w:val="19"/>
          <w:szCs w:val="19"/>
        </w:rPr>
        <w:t xml:space="preserve">DO</w:t>
      </w:r>
      <w:r>
        <w:t xml:space="preserve">	3:48. Scenario A: make fail scenario=a (HTTP 500 for 30 seconds). Ask teams to re-run their API load.</w:t>
      </w:r>
    </w:p>
    <w:p>
      <w:pPr>
        <w:tabs>
          <w:tab w:val="left" w:pos="1300"/>
        </w:tabs>
        <w:spacing w:after="100"/>
        <w:ind w:left="1300" w:hanging="1300"/>
      </w:pPr>
      <w:r>
        <w:rPr>
          <w:b/>
          <w:bCs/>
          <w:color w:val="6B3FA0"/>
          <w:sz w:val="19"/>
          <w:szCs w:val="19"/>
        </w:rPr>
        <w:t xml:space="preserve">ASK</w:t>
      </w:r>
      <w:r>
        <w:t xml:space="preserve">	"What happened? Did your pipeline recover without you touching it?" Teams with retries should see recovery. Teams without retries add them now.</w:t>
      </w:r>
    </w:p>
    <w:p>
      <w:pPr>
        <w:tabs>
          <w:tab w:val="left" w:pos="1300"/>
        </w:tabs>
        <w:spacing w:after="100"/>
        <w:ind w:left="1300" w:hanging="1300"/>
      </w:pPr>
      <w:r>
        <w:rPr>
          <w:b/>
          <w:bCs/>
          <w:color w:val="1F3A5F"/>
          <w:sz w:val="19"/>
          <w:szCs w:val="19"/>
        </w:rPr>
        <w:t xml:space="preserve">DO</w:t>
      </w:r>
      <w:r>
        <w:t xml:space="preserve">	3:58. Scenario B: drop a CSV with corrupted rows into the attendance folder (make fail scenario=b).</w:t>
      </w:r>
    </w:p>
    <w:p>
      <w:pPr>
        <w:tabs>
          <w:tab w:val="left" w:pos="1300"/>
        </w:tabs>
        <w:spacing w:after="100"/>
        <w:ind w:left="1300" w:hanging="1300"/>
      </w:pPr>
      <w:r>
        <w:rPr>
          <w:b/>
          <w:bCs/>
          <w:color w:val="6B3FA0"/>
          <w:sz w:val="19"/>
          <w:szCs w:val="19"/>
        </w:rPr>
        <w:t xml:space="preserve">ASK</w:t>
      </w:r>
      <w:r>
        <w:t xml:space="preserve">	"Did the good rows load? Where are the bad ones? How many?"</w:t>
      </w:r>
    </w:p>
    <w:p>
      <w:pPr>
        <w:tabs>
          <w:tab w:val="left" w:pos="1300"/>
        </w:tabs>
        <w:spacing w:after="100"/>
        <w:ind w:left="1300" w:hanging="1300"/>
      </w:pPr>
      <w:r>
        <w:rPr>
          <w:b/>
          <w:bCs/>
          <w:color w:val="1F3A5F"/>
          <w:sz w:val="19"/>
          <w:szCs w:val="19"/>
        </w:rPr>
        <w:t xml:space="preserve">DO</w:t>
      </w:r>
      <w:r>
        <w:t xml:space="preserve">	4:08. Scenario C: add a column to the student source (make fail scenario=c).</w:t>
      </w:r>
    </w:p>
    <w:p>
      <w:pPr>
        <w:tabs>
          <w:tab w:val="left" w:pos="1300"/>
        </w:tabs>
        <w:spacing w:after="100"/>
        <w:ind w:left="1300" w:hanging="1300"/>
      </w:pPr>
      <w:r>
        <w:rPr>
          <w:b/>
          <w:bCs/>
          <w:color w:val="6B3FA0"/>
          <w:sz w:val="19"/>
          <w:szCs w:val="19"/>
        </w:rPr>
        <w:t xml:space="preserve">ASK</w:t>
      </w:r>
      <w:r>
        <w:t xml:space="preserve">	"Did the load continue? Was the change logged? What does your data contract say should happen?"</w:t>
      </w:r>
    </w:p>
    <w:p>
      <w:pPr>
        <w:tabs>
          <w:tab w:val="left" w:pos="1300"/>
        </w:tabs>
        <w:spacing w:after="100"/>
        <w:ind w:left="1300" w:hanging="1300"/>
      </w:pPr>
      <w:r>
        <w:rPr>
          <w:b/>
          <w:bCs/>
          <w:color w:val="1F3A5F"/>
          <w:sz w:val="19"/>
          <w:szCs w:val="19"/>
        </w:rPr>
        <w:t xml:space="preserve">DO</w:t>
      </w:r>
      <w:r>
        <w:t xml:space="preserve">	4:18. Scenario D: ask every team to run the same batch twice.</w:t>
      </w:r>
    </w:p>
    <w:p>
      <w:pPr>
        <w:tabs>
          <w:tab w:val="left" w:pos="1300"/>
        </w:tabs>
        <w:spacing w:after="100"/>
        <w:ind w:left="1300" w:hanging="1300"/>
      </w:pPr>
      <w:r>
        <w:rPr>
          <w:b/>
          <w:bCs/>
          <w:color w:val="6B3FA0"/>
          <w:sz w:val="19"/>
          <w:szCs w:val="19"/>
        </w:rPr>
        <w:t xml:space="preserve">ASK</w:t>
      </w:r>
      <w:r>
        <w:t xml:space="preserve">	"Did your row counts change? If they did, you're not idempotent yet. Why?"</w:t>
      </w:r>
    </w:p>
    <w:p>
      <w:pPr>
        <w:tabs>
          <w:tab w:val="left" w:pos="1300"/>
        </w:tabs>
        <w:spacing w:after="100"/>
        <w:ind w:left="1300" w:hanging="1300"/>
      </w:pPr>
      <w:r>
        <w:rPr>
          <w:b/>
          <w:bCs/>
          <w:color w:val="1F3A5F"/>
          <w:sz w:val="19"/>
          <w:szCs w:val="19"/>
        </w:rPr>
        <w:t xml:space="preserve">DO</w:t>
      </w:r>
      <w:r>
        <w:t xml:space="preserve">	Fast teams: Scenario E (make fail scenario=e, expired token). Expected: fails immediately, clear message, no retries.</w:t>
      </w:r>
    </w:p>
    <w:p>
      <w:pPr>
        <w:tabs>
          <w:tab w:val="left" w:pos="1300"/>
        </w:tabs>
        <w:spacing w:after="100"/>
        <w:ind w:left="1300" w:hanging="1300"/>
      </w:pPr>
      <w:r>
        <w:rPr>
          <w:b/>
          <w:bCs/>
          <w:color w:val="1F3A5F"/>
          <w:sz w:val="19"/>
          <w:szCs w:val="19"/>
        </w:rPr>
        <w:t xml:space="preserve">DO</w:t>
      </w:r>
      <w:r>
        <w:t xml:space="preserve">	4:28. make fail scenario=off. Show slide 41.</w:t>
      </w:r>
    </w:p>
    <w:p>
      <w:pPr>
        <w:pStyle w:val="Heading3"/>
      </w:pPr>
      <w:r>
        <w:t xml:space="preserve">4:28  |  Checkpoint, 7 minutes  (Slide 41)</w:t>
      </w:r>
    </w:p>
    <w:p>
      <w:pPr>
        <w:tabs>
          <w:tab w:val="left" w:pos="1300"/>
        </w:tabs>
        <w:spacing w:after="100"/>
        <w:ind w:left="1300" w:hanging="1300"/>
      </w:pPr>
      <w:r>
        <w:rPr>
          <w:b/>
          <w:bCs/>
          <w:color w:val="6B3FA0"/>
          <w:sz w:val="19"/>
          <w:szCs w:val="19"/>
        </w:rPr>
        <w:t xml:space="preserve">ASK</w:t>
      </w:r>
      <w:r>
        <w:t xml:space="preserve">	"Each team: which two scenarios did you recover from, and where was each failure logged? Which one did your pipeline handle worst?"</w:t>
      </w:r>
    </w:p>
    <w:p>
      <w:pPr>
        <w:tabs>
          <w:tab w:val="left" w:pos="1300"/>
        </w:tabs>
        <w:spacing w:after="100"/>
        <w:ind w:left="1300" w:hanging="1300"/>
      </w:pPr>
      <w:r>
        <w:rPr>
          <w:b/>
          <w:bCs/>
          <w:color w:val="1F7A8C"/>
          <w:sz w:val="19"/>
          <w:szCs w:val="19"/>
        </w:rPr>
        <w:t xml:space="preserve">SAY</w:t>
      </w:r>
      <w:r>
        <w:t xml:space="preserve">	"Everything we did this afternoon is what separates a script from a pipeline. Scripts work when nothing goes wrong. Pipelines are built for the day something does."</w:t>
      </w:r>
    </w:p>
    <w:p>
      <w:pPr>
        <w:pStyle w:val="Heading2"/>
      </w:pPr>
      <w:r>
        <w:t xml:space="preserve">Teaching Bridge and Close (4:35 – 5:00)</w:t>
      </w:r>
    </w:p>
    <w:p>
      <w:pPr>
        <w:pStyle w:val="Heading3"/>
      </w:pPr>
      <w:r>
        <w:t xml:space="preserve">4:35  |  Teaching bridge, 15 minutes  (Slide 42)</w:t>
      </w:r>
    </w:p>
    <w:p>
      <w:pPr>
        <w:tabs>
          <w:tab w:val="left" w:pos="1300"/>
        </w:tabs>
        <w:spacing w:after="100"/>
        <w:ind w:left="1300" w:hanging="1300"/>
      </w:pPr>
      <w:r>
        <w:rPr>
          <w:b/>
          <w:bCs/>
          <w:color w:val="1F7A8C"/>
          <w:sz w:val="19"/>
          <w:szCs w:val="19"/>
        </w:rPr>
        <w:t xml:space="preserve">SAY</w:t>
      </w:r>
      <w:r>
        <w:t xml:space="preserve">	"Switch hats. You're lecturers again. Five minutes on your own, in journal.md: which concept was hardest today, and how would you explain idempotency to a seventeen-year-old?"</w:t>
      </w:r>
    </w:p>
    <w:p>
      <w:pPr>
        <w:tabs>
          <w:tab w:val="left" w:pos="1300"/>
        </w:tabs>
        <w:spacing w:after="100"/>
        <w:ind w:left="1300" w:hanging="1300"/>
      </w:pPr>
      <w:r>
        <w:rPr>
          <w:b/>
          <w:bCs/>
          <w:color w:val="1F3A5F"/>
          <w:sz w:val="19"/>
          <w:szCs w:val="19"/>
        </w:rPr>
        <w:t xml:space="preserve">DO</w:t>
      </w:r>
      <w:r>
        <w:t xml:space="preserve">	At 4:40, pairs.</w:t>
      </w:r>
    </w:p>
    <w:p>
      <w:pPr>
        <w:tabs>
          <w:tab w:val="left" w:pos="1300"/>
        </w:tabs>
        <w:spacing w:after="100"/>
        <w:ind w:left="1300" w:hanging="1300"/>
      </w:pPr>
      <w:r>
        <w:rPr>
          <w:b/>
          <w:bCs/>
          <w:color w:val="1F7A8C"/>
          <w:sz w:val="19"/>
          <w:szCs w:val="19"/>
        </w:rPr>
        <w:t xml:space="preserve">SAY</w:t>
      </w:r>
      <w:r>
        <w:t xml:space="preserve">	"In pairs, ten minutes. Which source type would you start ITE students with, and what would their first exercise be?"</w:t>
      </w:r>
    </w:p>
    <w:p>
      <w:pPr>
        <w:tabs>
          <w:tab w:val="left" w:pos="1300"/>
        </w:tabs>
        <w:spacing w:after="100"/>
        <w:ind w:left="1300" w:hanging="1300"/>
      </w:pPr>
      <w:r>
        <w:rPr>
          <w:b/>
          <w:bCs/>
          <w:color w:val="1F3A5F"/>
          <w:sz w:val="19"/>
          <w:szCs w:val="19"/>
        </w:rPr>
        <w:t xml:space="preserve">DO</w:t>
      </w:r>
      <w:r>
        <w:t xml:space="preserve">	Collect one answer per pair in your notes. You reuse them in the Day 3 lesson-plan block.</w:t>
      </w:r>
    </w:p>
    <w:p>
      <w:pPr>
        <w:pStyle w:val="Heading3"/>
      </w:pPr>
      <w:r>
        <w:t xml:space="preserve">4:50  |  Close, 10 minutes  (Slide 43)</w:t>
      </w:r>
    </w:p>
    <w:p>
      <w:pPr>
        <w:tabs>
          <w:tab w:val="left" w:pos="1300"/>
        </w:tabs>
        <w:spacing w:after="100"/>
        <w:ind w:left="1300" w:hanging="1300"/>
      </w:pPr>
      <w:r>
        <w:rPr>
          <w:b/>
          <w:bCs/>
          <w:color w:val="1F7A8C"/>
          <w:sz w:val="19"/>
          <w:szCs w:val="19"/>
        </w:rPr>
        <w:t xml:space="preserve">SAY</w:t>
      </w:r>
      <w:r>
        <w:t xml:space="preserve">	"Same question as this morning. How confident are you now, one to ten? New sticky note, same column."</w:t>
      </w:r>
    </w:p>
    <w:p>
      <w:pPr>
        <w:tabs>
          <w:tab w:val="left" w:pos="1300"/>
        </w:tabs>
        <w:spacing w:after="100"/>
        <w:ind w:left="1300" w:hanging="1300"/>
      </w:pPr>
      <w:r>
        <w:rPr>
          <w:b/>
          <w:bCs/>
          <w:color w:val="1F3A5F"/>
          <w:sz w:val="19"/>
          <w:szCs w:val="19"/>
        </w:rPr>
        <w:t xml:space="preserve">DO</w:t>
      </w:r>
      <w:r>
        <w:t xml:space="preserve">	Read the column aloud only if the shift is visible: "This morning the middle was around [x]. Now it's around [y]."</w:t>
      </w:r>
    </w:p>
    <w:p>
      <w:pPr>
        <w:tabs>
          <w:tab w:val="left" w:pos="1300"/>
        </w:tabs>
        <w:spacing w:after="100"/>
        <w:ind w:left="1300" w:hanging="1300"/>
      </w:pPr>
      <w:r>
        <w:rPr>
          <w:b/>
          <w:bCs/>
          <w:color w:val="1F7A8C"/>
          <w:sz w:val="19"/>
          <w:szCs w:val="19"/>
        </w:rPr>
        <w:t xml:space="preserve">SAY</w:t>
      </w:r>
      <w:r>
        <w:t xml:space="preserve">	"Today you built Bronze. Tomorrow we make it trustworthy: cleaning, testing, and protecting the personal data. If you want homework, list three data quality problems you noticed in your Bronze tables. You'll fix them tomorrow."</w:t>
      </w:r>
    </w:p>
    <w:p>
      <w:pPr>
        <w:tabs>
          <w:tab w:val="left" w:pos="1300"/>
        </w:tabs>
        <w:spacing w:after="100"/>
        <w:ind w:left="1300" w:hanging="1300"/>
      </w:pPr>
      <w:r>
        <w:rPr>
          <w:b/>
          <w:bCs/>
          <w:color w:val="1F7A8C"/>
          <w:sz w:val="19"/>
          <w:szCs w:val="19"/>
        </w:rPr>
        <w:t xml:space="preserve">SAY</w:t>
      </w:r>
      <w:r>
        <w:t xml:space="preserve">	"Before you go, stop your Codespace. Top left, the Codespaces menu, Stop. It uses your free hours while it runs. See you at nine tomorrow, same room. Thank you."</w:t>
      </w:r>
    </w:p>
    <w:p>
      <w:pPr>
        <w:pStyle w:val="Heading2"/>
      </w:pPr>
      <w:r>
        <w:t xml:space="preserve">After 5:00 PM</w:t>
      </w:r>
    </w:p>
    <w:p>
      <w:pPr>
        <w:tabs>
          <w:tab w:val="left" w:pos="1300"/>
        </w:tabs>
        <w:spacing w:after="100"/>
        <w:ind w:left="1300" w:hanging="1300"/>
      </w:pPr>
      <w:r>
        <w:rPr>
          <w:b/>
          <w:bCs/>
          <w:color w:val="1F3A5F"/>
          <w:sz w:val="19"/>
          <w:szCs w:val="19"/>
        </w:rPr>
        <w:t xml:space="preserve">DO</w:t>
      </w:r>
      <w:r>
        <w:t xml:space="preserve">	Photograph the confidence column and the flip charts before cleaning up.</w:t>
      </w:r>
    </w:p>
    <w:p>
      <w:pPr>
        <w:tabs>
          <w:tab w:val="left" w:pos="1300"/>
        </w:tabs>
        <w:spacing w:after="100"/>
        <w:ind w:left="1300" w:hanging="1300"/>
      </w:pPr>
      <w:r>
        <w:rPr>
          <w:b/>
          <w:bCs/>
          <w:color w:val="1F3A5F"/>
          <w:sz w:val="19"/>
          <w:szCs w:val="19"/>
        </w:rPr>
        <w:t xml:space="preserve">DO</w:t>
      </w:r>
      <w:r>
        <w:t xml:space="preserve">	Push any fixes to the repository tonight, and post in the messaging group: what we covered, </w:t>
      </w:r>
      <w:del w:id="9033" w:author="Claude" w:date="2026-09-29T00:00:00Z">
        <w:r>
          <w:delText xml:space="preserve">the git pull reminder for tomorrow</w:delText>
        </w:r>
      </w:del>
      <w:ins w:id="9034" w:author="Claude" w:date="2026-09-29T00:00:00Z">
        <w:r>
          <w:t xml:space="preserve">the make update reminder for tomorrow</w:t>
        </w:r>
      </w:ins>
      <w:r>
        <w:t xml:space="preserve">, and any fix people need.</w:t>
      </w:r>
    </w:p>
    <w:p>
      <w:pPr>
        <w:tabs>
          <w:tab w:val="left" w:pos="1300"/>
        </w:tabs>
        <w:spacing w:after="100"/>
        <w:ind w:left="1300" w:hanging="1300"/>
      </w:pPr>
      <w:r>
        <w:rPr>
          <w:b/>
          <w:bCs/>
          <w:color w:val="1F3A5F"/>
          <w:sz w:val="19"/>
          <w:szCs w:val="19"/>
        </w:rPr>
        <w:t xml:space="preserve">DO</w:t>
      </w:r>
      <w:r>
        <w:t xml:space="preserve">	Update your "who is behind" list. Seat those participants near the front tomorrow.</w:t>
      </w:r>
    </w:p>
    <w:p>
      <w:pPr>
        <w:pStyle w:val="Heading1"/>
        <w:pageBreakBefore/>
      </w:pPr>
      <w:r>
        <w:t xml:space="preserve">Part C: Asset and Preparation Checklist</w:t>
      </w:r>
    </w:p>
    <w:p>
      <w:pPr>
        <w:spacing w:after="120"/>
      </w:pPr>
      <w:r>
        <w:t xml:space="preserve">Print requirement: </w:t>
      </w:r>
      <w:r>
        <w:rPr>
          <w:b/>
          <w:bCs/>
        </w:rPr>
        <w:t xml:space="preserve">none</w:t>
      </w:r>
      <w:r>
        <w:t xml:space="preserve">. Everything participants use is a file in the workshop repository or on screen. Physical items are supplies only.</w:t>
      </w:r>
    </w:p>
    <w:p>
      <w:pPr>
        <w:pStyle w:val="Heading2"/>
      </w:pPr>
      <w:r>
        <w:t xml:space="preserve">C1. Repository assets to build and deploy before Day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3000"/>
        <w:gridCol w:w="3476"/>
      </w:tblGrid>
      <w:tr>
        <w:trPr>
          <w:cantSplit w:val="false"/>
          <w:tblHeader/>
        </w:trPr>
        <w:tc>
          <w:tcPr>
            <w:tcW w:type="dxa" w:w="45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w:t>
            </w:r>
          </w:p>
        </w:tc>
        <w:tc>
          <w:tcPr>
            <w:tcW w:type="dxa" w:w="21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Asset</w:t>
            </w:r>
          </w:p>
        </w:tc>
        <w:tc>
          <w:tcPr>
            <w:tcW w:type="dxa" w:w="30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Path</w:t>
            </w:r>
          </w:p>
        </w:tc>
        <w:tc>
          <w:tcPr>
            <w:tcW w:type="dxa" w:w="347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Must contain</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Codespace configuration</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.devcontainer/</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Python, DuckDB, dbt-duckdb, Airflow 3 pre-installed; prebuilds switched on</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Environment check</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Makefile: make check</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One OK line per tool; clear message on failure</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Mock grades API</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mock_api/; make api</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Cursor pagination, rate limiting, switchable failure modes</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Failure-mode switch</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make fail scenario=a | b | c | e | ratelimit | auth | off</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A: HTTP 500 for 30 s. B: corrupted CSV dropped in. C: new column in student source. E and auth: expired token (401). ratelimit: 429 responses. off: normal</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Reset and initialise</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make reset; make init</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reset: empties Bronze for a clean demo. init: creates empty Bronze tables, including bronze.db_students</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Synthetic data</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data/attendance/; sources/ops.db</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Attendance CSVs with two malformed rows; student database with fake NRIC and contact details, and an updated_at column</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Lab 1 code</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del w:id="9037" w:author="Claude" w:date="2026-09-29T00:00:00Z">
              <w:r>
                <w:rPr>
                  <w:sz w:val="19"/>
                  <w:szCs w:val="19"/>
                </w:rPr>
                <w:delText xml:space="preserve">lab1/starter; lab1/solution</w:delText>
              </w:r>
            </w:del>
            <w:ins w:id="9038" w:author="Claude" w:date="2026-09-29T00:00:00Z">
              <w:r>
                <w:rPr>
                  <w:sz w:val="19"/>
                  <w:szCs w:val="19"/>
                </w:rPr>
                <w:t xml:space="preserve">lab1/INSTRUCTIONS.md; lab1/starter; lab1/solution (held back until 2:25)</w:t>
              </w:r>
            </w:ins>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File load with store_rejects; incremental database load</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Lab 2 code</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del w:id="9039" w:author="Claude" w:date="2026-09-29T00:00:00Z">
              <w:r>
                <w:rPr>
                  <w:sz w:val="19"/>
                  <w:szCs w:val="19"/>
                </w:rPr>
                <w:delText xml:space="preserve">lab2/starter; lab2/solution</w:delText>
              </w:r>
            </w:del>
            <w:ins w:id="9040" w:author="Claude" w:date="2026-09-29T00:00:00Z">
              <w:r>
                <w:rPr>
                  <w:sz w:val="19"/>
                  <w:szCs w:val="19"/>
                </w:rPr>
                <w:t xml:space="preserve">lab2/INSTRUCTIONS.md; lab2/starter; lab2/solution (held back until 3:15)</w:t>
              </w:r>
            </w:ins>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Paginated extractor with retry; token read from SOURCE_API_TOKEN</w:t>
            </w:r>
          </w:p>
        </w:tc>
      </w:tr>
      <w:tr>
        <w:trPr>
          <w:cantSplit w:val="false"/>
          <w:tblHeader w:val="false"/>
          <w:ins w:id="9043" w:author="Claude" w:date="2026-09-29T00:00:00Z"/>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rPr>
                <w:ins w:id="9044" w:author="Claude" w:date="2026-09-29T00:00:00Z"/>
              </w:rPr>
            </w:pPr>
            <w:ins w:id="9045" w:author="Claude" w:date="2026-09-29T00:00:00Z">
              <w:r>
                <w:rPr>
                  <w:sz w:val="19"/>
                  <w:szCs w:val="19"/>
                </w:rPr>
                <w:t xml:space="preserve">☐</w:t>
              </w:r>
            </w:ins>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rPr>
                <w:ins w:id="9046" w:author="Claude" w:date="2026-09-29T00:00:00Z"/>
              </w:rPr>
            </w:pPr>
            <w:ins w:id="9047" w:author="Claude" w:date="2026-09-29T00:00:00Z">
              <w:r>
                <w:rPr>
                  <w:sz w:val="19"/>
                  <w:szCs w:val="19"/>
                </w:rPr>
                <w:t xml:space="preserve">Lab solutions held back</w:t>
              </w:r>
            </w:ins>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rPr>
                <w:ins w:id="9048" w:author="Claude" w:date="2026-09-29T00:00:00Z"/>
              </w:rPr>
            </w:pPr>
            <w:ins w:id="9049" w:author="Claude" w:date="2026-09-29T00:00:00Z">
              <w:r>
                <w:rPr>
                  <w:sz w:val="19"/>
                  <w:szCs w:val="19"/>
                </w:rPr>
                <w:t xml:space="preserve">lab1/solution; lab2/solution</w:t>
              </w:r>
            </w:ins>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rPr>
                <w:ins w:id="9050" w:author="Claude" w:date="2026-09-29T00:00:00Z"/>
              </w:rPr>
            </w:pPr>
            <w:ins w:id="9051" w:author="Claude" w:date="2026-09-29T00:00:00Z">
              <w:r>
                <w:rPr>
                  <w:sz w:val="19"/>
                  <w:szCs w:val="19"/>
                </w:rPr>
                <w:t xml:space="preserve">Night before Day 1, in the template repository: git tag solutions, then git rm -r lab1/solution lab2/solution, commit, push. Release with git checkout solutions -- lab1/solution (2:25) and -- lab2/solution (3:15), commit, push; participants run make update. Release both before 5 PM: make bronze, the Day 3 DAGs and CI need them.</w:t>
              </w:r>
            </w:ins>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Environment variable</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SOURCE_API_TOKEN</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Set automatically in the Codespace with a fake value</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AI sample with defects</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day1/ai_sample.py</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The six defects in the Part B answer key, and nothing else wrong</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Templates</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templates/architecture.md, ai_review_checklist.md, ingestion_map.md, data_contract.md</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Editable Markdown, one per activity</w:t>
            </w:r>
          </w:p>
        </w:tc>
      </w:tr>
      <w:tr>
        <w:trPr>
          <w:cantSplit w:val="false"/>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Teaching journal</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journal.md</w:t>
            </w:r>
          </w:p>
        </w:tc>
        <w:tc>
          <w:tcPr>
            <w:tcW w:type="dxa" w:w="34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Day 1 prompts pre-filled as headings</w:t>
            </w:r>
          </w:p>
        </w:tc>
      </w:tr>
    </w:tbl>
    <w:p>
      <w:pPr>
        <w:spacing w:after="60"/>
      </w:pPr>
    </w:p>
    <w:p>
      <w:pPr>
        <w:pStyle w:val="Heading2"/>
      </w:pPr>
      <w:r>
        <w:t xml:space="preserve">C2. Deck and on-screen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5776"/>
      </w:tblGrid>
      <w:tr>
        <w:trPr>
          <w:cantSplit/>
          <w:tblHeader/>
        </w:trPr>
        <w:tc>
          <w:tcPr>
            <w:tcW w:type="dxa" w:w="45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w:t>
            </w:r>
          </w:p>
        </w:tc>
        <w:tc>
          <w:tcPr>
            <w:tcW w:type="dxa" w:w="28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Item</w:t>
            </w:r>
          </w:p>
        </w:tc>
        <w:tc>
          <w:tcPr>
            <w:tcW w:type="dxa" w:w="577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Detail</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 deck 1 (43 slides)</w:t>
            </w:r>
          </w:p>
        </w:tc>
        <w:tc>
          <w:tcPr>
            <w:tcW w:type="dxa" w:w="57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Built from Part A; speaker notes inside the file; PDF copy on laptop and USB drive</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 1 details</w:t>
            </w:r>
          </w:p>
        </w:tc>
        <w:tc>
          <w:tcPr>
            <w:tcW w:type="dxa" w:w="57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Wi-Fi name and password from Yang; short repository link; messaging-group QR code tested with a phone</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Timers</w:t>
            </w:r>
          </w:p>
        </w:tc>
        <w:tc>
          <w:tcPr>
            <w:tcW w:type="dxa" w:w="57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Countdown timers on slides 2, 12, 18, 20, 25, 31 and break slides, or a separate timer app</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Messaging group</w:t>
            </w:r>
          </w:p>
        </w:tc>
        <w:tc>
          <w:tcPr>
            <w:tcW w:type="dxa" w:w="57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Created, QR code generated, Yang added</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Participant list</w:t>
            </w:r>
          </w:p>
        </w:tc>
        <w:tc>
          <w:tcPr>
            <w:tcW w:type="dxa" w:w="57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Names and GitHub usernames, used for greeting and team mixing</w:t>
            </w:r>
          </w:p>
        </w:tc>
      </w:tr>
    </w:tbl>
    <w:p>
      <w:pPr>
        <w:spacing w:after="60"/>
      </w:pPr>
    </w:p>
    <w:p>
      <w:pPr>
        <w:pStyle w:val="Heading2"/>
      </w:pPr>
      <w:r>
        <w:t xml:space="preserve">C3. Physical supplies to bring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4000"/>
        <w:gridCol w:w="1300"/>
        <w:gridCol w:w="3276"/>
      </w:tblGrid>
      <w:tr>
        <w:trPr>
          <w:cantSplit/>
          <w:tblHeader/>
        </w:trPr>
        <w:tc>
          <w:tcPr>
            <w:tcW w:type="dxa" w:w="45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w:t>
            </w:r>
          </w:p>
        </w:tc>
        <w:tc>
          <w:tcPr>
            <w:tcW w:type="dxa" w:w="40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Item</w:t>
            </w:r>
          </w:p>
        </w:tc>
        <w:tc>
          <w:tcPr>
            <w:tcW w:type="dxa" w:w="13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Quantity</w:t>
            </w:r>
          </w:p>
        </w:tc>
        <w:tc>
          <w:tcPr>
            <w:tcW w:type="dxa" w:w="327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Used in</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Sticky notes, one colour</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2 pads</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Confidence baseline and re-check</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Green and red cards (or sticky-note pads)</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15 of each</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Environment checks at 9:24 and 1:30</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Flip-chart paper (confirm Yang can provide)</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8 sheets</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Block 1 architecture sketch</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Flip-chart and whiteboard markers</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10</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Blocks 1–2 and debriefs</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Blu-tack or masking tape</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Flip charts on the wall</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Laptop, charger, HDMI and USB-C adapters, clicker</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 set</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All day</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Mobile hotspot</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Backup internet</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Spare laptops with a Codespace open</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2</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Anyone whose laptop fails</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USB drive with deck PDF</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w:t>
            </w:r>
          </w:p>
        </w:tc>
        <w:tc>
          <w:tcPr>
            <w:tcW w:type="dxa" w:w="32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Projector backup</w:t>
            </w:r>
          </w:p>
        </w:tc>
      </w:tr>
    </w:tbl>
    <w:p>
      <w:pPr>
        <w:spacing w:after="60"/>
      </w:pPr>
    </w:p>
    <w:p>
      <w:pPr>
        <w:pStyle w:val="Heading2"/>
      </w:pPr>
      <w:r>
        <w:t xml:space="preserve">C4. Room set-up on the morning (8:25 – 8:45)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rPr>
          <w:cantSplit/>
          <w:tblHeader/>
        </w:trPr>
        <w:tc>
          <w:tcPr>
            <w:tcW w:type="dxa" w:w="45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w:t>
            </w:r>
          </w:p>
        </w:tc>
        <w:tc>
          <w:tcPr>
            <w:tcW w:type="dxa" w:w="857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Task</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Projector and screen tested; slides and a Codespace open side by side</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Mock API running in the facilitator Codespace (make api)</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Failure switch tested once (make fail scenario=a, then scenario=off)</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Wi-Fi details written on the whiteboard</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Whiteboard divided into three columns: Day 1, Day 2, Day 3</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Sticky notes and green/red cards on each table</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Flip-chart paper and markers ready</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 1 on screen by 8:45</w:t>
            </w:r>
          </w:p>
        </w:tc>
      </w:tr>
    </w:tbl>
    <w:p>
      <w:pPr>
        <w:spacing w:after="60"/>
      </w:pPr>
    </w:p>
    <w:p>
      <w:pPr>
        <w:pStyle w:val="Heading2"/>
      </w:pPr>
      <w:r>
        <w:t xml:space="preserve">C5. By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000"/>
        <w:gridCol w:w="2826"/>
      </w:tblGrid>
      <w:tr>
        <w:trPr>
          <w:cantSplit w:val="false"/>
          <w:tblHeader/>
        </w:trPr>
        <w:tc>
          <w:tcPr>
            <w:tcW w:type="dxa" w:w="8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Time</w:t>
            </w:r>
          </w:p>
        </w:tc>
        <w:tc>
          <w:tcPr>
            <w:tcW w:type="dxa" w:w="14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Session</w:t>
            </w:r>
          </w:p>
        </w:tc>
        <w:tc>
          <w:tcPr>
            <w:tcW w:type="dxa" w:w="400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Prepare or deploy</w:t>
            </w:r>
          </w:p>
        </w:tc>
        <w:tc>
          <w:tcPr>
            <w:tcW w:type="dxa" w:w="282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Check just before</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9:00</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Opening</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Deck slides 1–7; sticky notes; green/red cards; [Yang] welcome agreed at the gate</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Your own 20-second messy-data story ready</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9:30</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Block 1</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8–13; flip-chart paper; templates/architecture.md</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Groups of three planned from introduction notes</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10:10</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Block 2</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14–19; day1/ai_sample.py; templates/ai_review_checklist.md; answer key (Part B)</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Prompt text on slide 18 is copyable</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10:50</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Coffee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 20; list of red Codespaces</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Fix red Codespaces first</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11:05</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Block 3</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21–26; templates/ingestion_map.md</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Swap pairs for the 11:33 peer review decided</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11:45</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Block 4</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27–32; templates/data_contract.md</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12:25</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Wrap-up</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 33; poll method (hands or polling tool)</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Record poll result</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1:30</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Lab 1</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35–37; </w:t>
            </w:r>
            <w:del w:id="9041" w:author="Claude" w:date="2026-09-29T00:00:00Z">
              <w:r>
                <w:rPr>
                  <w:sz w:val="19"/>
                  <w:szCs w:val="19"/>
                </w:rPr>
                <w:delText xml:space="preserve">lab1/starter and lab1/solution; make reset done over lunch</w:delText>
              </w:r>
            </w:del>
            <w:ins w:id="9042" w:author="Claude" w:date="2026-09-29T00:00:00Z">
              <w:r>
                <w:rPr>
                  <w:sz w:val="19"/>
                  <w:szCs w:val="19"/>
                </w:rPr>
                <w:t xml:space="preserve">lab1/INSTRUCTIONS.md and lab1/starter; lab1/solution in your own Codespace; make reset done over lunch</w:t>
              </w:r>
            </w:ins>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Mock API still running; demo CSV has malformed rows</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2:40</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Lab 2</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38–39; lab2/; mock API; make fail scenario=ratelimit and auth tested</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make fail scenario=off before teams start</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3:45</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Lab 3</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40–41; failure-mode script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Scenario order A, B, C, D, then E for fast teams</w:t>
            </w:r>
          </w:p>
        </w:tc>
      </w:tr>
      <w:tr>
        <w:trPr>
          <w:cantSplit w:val="false"/>
          <w:tblHeader w:val="false"/>
        </w:trPr>
        <w:tc>
          <w:tcPr>
            <w:tcW w:type="dxa" w:w="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4:35</w:t>
            </w:r>
          </w:p>
        </w:tc>
        <w:tc>
          <w:tcPr>
            <w:tcW w:type="dxa" w:w="1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Close</w:t>
            </w:r>
          </w:p>
        </w:tc>
        <w:tc>
          <w:tcPr>
            <w:tcW w:type="dxa" w:w="4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Slides 42–43; journal.md</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Know where the Codespace stop button is to show the room</w:t>
            </w:r>
          </w:p>
        </w:tc>
      </w:tr>
    </w:tbl>
    <w:p>
      <w:pPr>
        <w:spacing w:after="60"/>
      </w:pPr>
    </w:p>
    <w:p>
      <w:pPr>
        <w:pStyle w:val="Heading2"/>
      </w:pPr>
      <w:r>
        <w:t xml:space="preserve">C6. After the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8576"/>
      </w:tblGrid>
      <w:tr>
        <w:trPr>
          <w:cantSplit/>
          <w:tblHeader/>
        </w:trPr>
        <w:tc>
          <w:tcPr>
            <w:tcW w:type="dxa" w:w="450"/>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w:t>
            </w:r>
          </w:p>
        </w:tc>
        <w:tc>
          <w:tcPr>
            <w:tcW w:type="dxa" w:w="8576"/>
            <w:tcBorders>
              <w:top w:val="single" w:color="C9D3DC" w:sz="4"/>
              <w:left w:val="single" w:color="C9D3DC" w:sz="4"/>
              <w:bottom w:val="single" w:color="C9D3DC" w:sz="4"/>
              <w:right w:val="single" w:color="C9D3DC" w:sz="4"/>
            </w:tcBorders>
            <w:shd w:fill="1F3A5F" w:color="auto" w:val="clear"/>
            <w:tcMar>
              <w:top w:type="dxa" w:w="60"/>
              <w:left w:type="dxa" w:w="100"/>
              <w:bottom w:type="dxa" w:w="60"/>
              <w:right w:type="dxa" w:w="100"/>
            </w:tcMar>
          </w:tcPr>
          <w:p>
            <w:pPr>
              <w:spacing w:after="30"/>
            </w:pPr>
            <w:r>
              <w:rPr>
                <w:b/>
                <w:bCs/>
                <w:color w:val="FFFFFF"/>
                <w:sz w:val="19"/>
                <w:szCs w:val="19"/>
              </w:rPr>
              <w:t xml:space="preserve">Task</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Photograph the confidence column and flip charts</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Push fixes to the repository; </w:t>
            </w:r>
            <w:del w:id="9035" w:author="Claude" w:date="2026-09-29T00:00:00Z">
              <w:r>
                <w:rPr>
                  <w:sz w:val="19"/>
                  <w:szCs w:val="19"/>
                </w:rPr>
                <w:delText xml:space="preserve">post the git pull reminder in the</w:delText>
              </w:r>
            </w:del>
            <w:ins w:id="9036" w:author="Claude" w:date="2026-09-29T00:00:00Z">
              <w:r>
                <w:rPr>
                  <w:sz w:val="19"/>
                  <w:szCs w:val="19"/>
                </w:rPr>
                <w:t xml:space="preserve">post the make update reminder in the</w:t>
              </w:r>
            </w:ins>
            <w:r>
              <w:rPr>
                <w:sz w:val="19"/>
                <w:szCs w:val="19"/>
              </w:rPr>
              <w:t xml:space="preserve"> messaging group</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Update the "who is behind" list for Day 2 seating</w:t>
            </w:r>
          </w:p>
        </w:tc>
      </w:tr>
      <w:tr>
        <w:trPr>
          <w:cantSplit/>
          <w:tblHeader w:val="false"/>
        </w:trPr>
        <w:tc>
          <w:tcPr>
            <w:tcW w:type="dxa" w:w="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w:t>
            </w:r>
          </w:p>
        </w:tc>
        <w:tc>
          <w:tcPr>
            <w:tcW w:type="dxa" w:w="85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30"/>
            </w:pPr>
            <w:r>
              <w:rPr>
                <w:sz w:val="19"/>
                <w:szCs w:val="19"/>
              </w:rPr>
              <w:t xml:space="preserve">Note any timing overruns to adjust the Day 2 script</w:t>
            </w:r>
          </w:p>
        </w:tc>
      </w:tr>
    </w:tbl>
    <w:p>
      <w:pPr>
        <w:spacing w:after="6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ITE College West × Maltem  |  Day 1 Facilitation Kit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40" w:hanging="18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A5F"/>
      <w:sz w:val="34"/>
      <w:szCs w:val="34"/>
    </w:rPr>
  </w:style>
  <w:style w:type="paragraph" w:styleId="Heading2">
    <w:name w:val="Heading 2"/>
    <w:basedOn w:val="Normal"/>
    <w:next w:val="Normal"/>
    <w:qFormat/>
    <w:pPr>
      <w:keepNext/>
      <w:spacing w:after="140" w:before="300"/>
      <w:outlineLvl w:val="1"/>
    </w:pPr>
    <w:rPr>
      <w:b/>
      <w:bCs/>
      <w:color w:val="1F7A8C"/>
      <w:sz w:val="27"/>
      <w:szCs w:val="27"/>
    </w:rPr>
  </w:style>
  <w:style w:type="paragraph" w:styleId="Heading3">
    <w:name w:val="Heading 3"/>
    <w:basedOn w:val="Normal"/>
    <w:next w:val="Normal"/>
    <w:qFormat/>
    <w:pPr>
      <w:keepNext/>
      <w:spacing w:after="100" w:before="200"/>
      <w:outlineLvl w:val="2"/>
    </w:pPr>
    <w:rPr>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Facilitation Kit</dc:title>
  <dc:creator>Mahesh Kumar Paik</dc:creator>
  <cp:lastModifiedBy>Un-named</cp:lastModifiedBy>
  <cp:revision>1</cp:revision>
  <dcterms:created xsi:type="dcterms:W3CDTF">2026-09-26T16:31:56.036Z</dcterms:created>
  <dcterms:modified xsi:type="dcterms:W3CDTF">2026-09-26T16:31:56.036Z</dcterms:modified>
</cp:coreProperties>
</file>

<file path=docProps/custom.xml><?xml version="1.0" encoding="utf-8"?>
<Properties xmlns="http://schemas.openxmlformats.org/officeDocument/2006/custom-properties" xmlns:vt="http://schemas.openxmlformats.org/officeDocument/2006/docPropsVTypes"/>
</file>